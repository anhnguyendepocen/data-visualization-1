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650A9" w14:textId="25C70692" w:rsidR="00292F2E" w:rsidRPr="00A22C80" w:rsidRDefault="00431BA1" w:rsidP="00A22C80">
      <w:pPr>
        <w:jc w:val="center"/>
        <w:rPr>
          <w:b/>
          <w:bCs/>
        </w:rPr>
      </w:pPr>
      <w:r>
        <w:rPr>
          <w:b/>
          <w:bCs/>
        </w:rPr>
        <w:t>How a</w:t>
      </w:r>
      <w:r w:rsidR="00292F2E">
        <w:rPr>
          <w:b/>
          <w:bCs/>
        </w:rPr>
        <w:t xml:space="preserve"> </w:t>
      </w:r>
      <w:commentRangeStart w:id="0"/>
      <w:del w:id="1" w:author="Leslie Goldman" w:date="2019-08-02T11:02:00Z">
        <w:r w:rsidR="00292F2E" w:rsidDel="002D68A4">
          <w:rPr>
            <w:b/>
            <w:bCs/>
          </w:rPr>
          <w:delText xml:space="preserve">Bug’s </w:delText>
        </w:r>
      </w:del>
      <w:ins w:id="2" w:author="Leslie Goldman" w:date="2019-08-02T11:02:00Z">
        <w:r w:rsidR="002D68A4">
          <w:rPr>
            <w:b/>
            <w:bCs/>
          </w:rPr>
          <w:t>Tree’s</w:t>
        </w:r>
        <w:commentRangeEnd w:id="0"/>
        <w:r w:rsidR="002D68A4">
          <w:rPr>
            <w:rStyle w:val="CommentReference"/>
          </w:rPr>
          <w:commentReference w:id="0"/>
        </w:r>
        <w:r w:rsidR="002D68A4">
          <w:rPr>
            <w:b/>
            <w:bCs/>
          </w:rPr>
          <w:t xml:space="preserve"> </w:t>
        </w:r>
      </w:ins>
      <w:r w:rsidR="00292F2E">
        <w:rPr>
          <w:b/>
          <w:bCs/>
        </w:rPr>
        <w:t xml:space="preserve">Life </w:t>
      </w:r>
      <w:r>
        <w:rPr>
          <w:b/>
          <w:bCs/>
        </w:rPr>
        <w:t>can Change an Ecosystem</w:t>
      </w:r>
      <w:r w:rsidR="00292F2E">
        <w:rPr>
          <w:b/>
          <w:bCs/>
        </w:rPr>
        <w:t xml:space="preserve">: </w:t>
      </w:r>
      <w:del w:id="3" w:author="Leslie Goldman" w:date="2019-08-02T11:02:00Z">
        <w:r w:rsidR="00292F2E" w:rsidDel="00874405">
          <w:rPr>
            <w:b/>
            <w:bCs/>
          </w:rPr>
          <w:delText>Gypsy Moths</w:delText>
        </w:r>
        <w:r w:rsidR="006F168B" w:rsidDel="00874405">
          <w:rPr>
            <w:b/>
            <w:bCs/>
          </w:rPr>
          <w:delText xml:space="preserve">, </w:delText>
        </w:r>
      </w:del>
      <w:r w:rsidR="006F168B">
        <w:rPr>
          <w:b/>
          <w:bCs/>
        </w:rPr>
        <w:t xml:space="preserve">Plant Phenology, </w:t>
      </w:r>
      <w:ins w:id="4" w:author="Leslie Goldman" w:date="2019-08-02T11:02:00Z">
        <w:r w:rsidR="00874405">
          <w:rPr>
            <w:b/>
            <w:bCs/>
          </w:rPr>
          <w:t xml:space="preserve">Gypsy Moths, </w:t>
        </w:r>
      </w:ins>
      <w:r w:rsidR="006F168B">
        <w:rPr>
          <w:b/>
          <w:bCs/>
        </w:rPr>
        <w:t>and Heat Accumulation</w:t>
      </w:r>
    </w:p>
    <w:p w14:paraId="17DE70D8" w14:textId="4B9BD44D" w:rsidR="00767799" w:rsidRDefault="00767799" w:rsidP="00292F2E"/>
    <w:p w14:paraId="342C72E7" w14:textId="382457ED" w:rsidR="00767799" w:rsidRDefault="00767799" w:rsidP="00292F2E">
      <w:r>
        <w:tab/>
        <w:t>Imagine walking through the deciduous forests in Massachusetts early one spring</w:t>
      </w:r>
      <w:r w:rsidR="0082223D">
        <w:t>. It’s warm enough to enjoy the</w:t>
      </w:r>
      <w:r w:rsidR="008B1A1A">
        <w:t xml:space="preserve"> canopy</w:t>
      </w:r>
      <w:r w:rsidR="0082223D">
        <w:t xml:space="preserve"> full of green leaves, after </w:t>
      </w:r>
      <w:r w:rsidR="008B1A1A">
        <w:t>branches have</w:t>
      </w:r>
      <w:r w:rsidR="0082223D">
        <w:t xml:space="preserve"> spent a whole winter </w:t>
      </w:r>
      <w:r w:rsidR="00A22C80">
        <w:t>as leafless sticks</w:t>
      </w:r>
      <w:r w:rsidR="0082223D">
        <w:t>. Surrounded by the many oak and maple trees</w:t>
      </w:r>
      <w:ins w:id="5" w:author="Leslie Goldman" w:date="2019-08-02T11:03:00Z">
        <w:r w:rsidR="00874405">
          <w:t xml:space="preserve"> that provide shelter and food for the creatures in the forest</w:t>
        </w:r>
      </w:ins>
      <w:r w:rsidR="0082223D">
        <w:t>, you’re already planning a trip back during the fall season</w:t>
      </w:r>
      <w:r w:rsidR="00D47025">
        <w:t>—</w:t>
      </w:r>
      <w:r w:rsidR="0082223D">
        <w:t>when the forests will change from green to the orange and gold colors of autumn.</w:t>
      </w:r>
      <w:r w:rsidR="00EA36EA">
        <w:t xml:space="preserve"> Thinking of how </w:t>
      </w:r>
      <w:r w:rsidR="00960040">
        <w:t>most</w:t>
      </w:r>
      <w:r w:rsidR="00EA36EA">
        <w:t xml:space="preserve"> of Massachusetts will look in </w:t>
      </w:r>
      <w:del w:id="6" w:author="Leslie Goldman" w:date="2019-08-02T11:03:00Z">
        <w:r w:rsidR="00EA36EA" w:rsidDel="00874405">
          <w:delText>two seasons</w:delText>
        </w:r>
      </w:del>
      <w:ins w:id="7" w:author="Leslie Goldman" w:date="2019-08-02T11:03:00Z">
        <w:r w:rsidR="00874405">
          <w:t>the fall</w:t>
        </w:r>
      </w:ins>
      <w:r w:rsidR="00EA36EA">
        <w:t xml:space="preserve"> as you walk deeper into the quiet forest, you begin to hear a calming rain and </w:t>
      </w:r>
      <w:r w:rsidR="00960040">
        <w:t>start</w:t>
      </w:r>
      <w:r w:rsidR="00EA36EA">
        <w:t xml:space="preserve"> to feel raindrops falling down on you.</w:t>
      </w:r>
    </w:p>
    <w:p w14:paraId="44D79F75" w14:textId="16BCC51A" w:rsidR="008010A7" w:rsidRDefault="00EA36EA" w:rsidP="00292F2E">
      <w:r>
        <w:tab/>
      </w:r>
      <w:r w:rsidR="0035528C">
        <w:t xml:space="preserve">As you wipe the raindrops off of your face, you look down at your hand and notice that instead of water, </w:t>
      </w:r>
      <w:r w:rsidR="00960040">
        <w:t>you wiped away dirt</w:t>
      </w:r>
      <w:r w:rsidR="0035528C">
        <w:t xml:space="preserve">. Taking a closer look, it seems as though the dirt is actually bits of leaves that have been chewed. Looking up into the forest canopy, you now see the thousands of hairy caterpillars that are covering the trees and realize that the rain you hear and the dirt on your face is the excrement of these caterpillars </w:t>
      </w:r>
      <w:r w:rsidR="00960040">
        <w:t>from eating</w:t>
      </w:r>
      <w:r w:rsidR="0035528C">
        <w:t xml:space="preserve"> the leaves of the trees you stand under. These </w:t>
      </w:r>
      <w:r w:rsidR="00FA145F">
        <w:t xml:space="preserve">forest pests </w:t>
      </w:r>
      <w:r w:rsidR="0035528C">
        <w:t xml:space="preserve">are the larvae of the gypsy moth. </w:t>
      </w:r>
    </w:p>
    <w:tbl>
      <w:tblPr>
        <w:tblStyle w:val="TableGrid"/>
        <w:tblpPr w:leftFromText="180" w:rightFromText="180" w:vertAnchor="text" w:horzAnchor="margin" w:tblpY="140"/>
        <w:tblW w:w="9739" w:type="dxa"/>
        <w:tblLook w:val="04A0" w:firstRow="1" w:lastRow="0" w:firstColumn="1" w:lastColumn="0" w:noHBand="0" w:noVBand="1"/>
      </w:tblPr>
      <w:tblGrid>
        <w:gridCol w:w="4625"/>
        <w:gridCol w:w="5114"/>
      </w:tblGrid>
      <w:tr w:rsidR="00D00934" w14:paraId="6AC92B80" w14:textId="77777777" w:rsidTr="00005D57">
        <w:trPr>
          <w:trHeight w:val="3478"/>
        </w:trPr>
        <w:tc>
          <w:tcPr>
            <w:tcW w:w="4625" w:type="dxa"/>
          </w:tcPr>
          <w:p w14:paraId="60C03F9D" w14:textId="77777777" w:rsidR="00D00934" w:rsidRDefault="00D00934" w:rsidP="00D00934">
            <w:r>
              <w:fldChar w:fldCharType="begin"/>
            </w:r>
            <w:r>
              <w:instrText xml:space="preserve"> INCLUDEPICTURE "https://phenocam.sr.unh.edu/data/archive/NEON.D01.HARV.DP1.00033/2019/06/NEON.D01.HARV.DP1.00033_2019_06_01_133005.jpg" \* MERGEFORMATINET </w:instrText>
            </w:r>
            <w:r>
              <w:fldChar w:fldCharType="separate"/>
            </w:r>
            <w:r>
              <w:rPr>
                <w:noProof/>
              </w:rPr>
              <w:drawing>
                <wp:inline distT="0" distB="0" distL="0" distR="0" wp14:anchorId="4296AA90" wp14:editId="3B396AC2">
                  <wp:extent cx="2101579" cy="1556426"/>
                  <wp:effectExtent l="0" t="0" r="0" b="5715"/>
                  <wp:docPr id="2" name="Picture 2" descr="A close up of a lush green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1944" cy="1571508"/>
                          </a:xfrm>
                          <a:prstGeom prst="rect">
                            <a:avLst/>
                          </a:prstGeom>
                          <a:noFill/>
                          <a:ln>
                            <a:noFill/>
                          </a:ln>
                        </pic:spPr>
                      </pic:pic>
                    </a:graphicData>
                  </a:graphic>
                </wp:inline>
              </w:drawing>
            </w:r>
            <w:r>
              <w:fldChar w:fldCharType="end"/>
            </w:r>
          </w:p>
          <w:p w14:paraId="4A5544B3" w14:textId="77777777" w:rsidR="00D00934" w:rsidRDefault="00662792" w:rsidP="00D00934">
            <w:hyperlink r:id="rId9" w:history="1">
              <w:proofErr w:type="spellStart"/>
              <w:r w:rsidR="00D00934" w:rsidRPr="00D00934">
                <w:rPr>
                  <w:rStyle w:val="Hyperlink"/>
                </w:rPr>
                <w:t>PhenoCam</w:t>
              </w:r>
              <w:proofErr w:type="spellEnd"/>
              <w:r w:rsidR="00D00934" w:rsidRPr="00D00934">
                <w:rPr>
                  <w:rStyle w:val="Hyperlink"/>
                </w:rPr>
                <w:t xml:space="preserve"> Image Browser</w:t>
              </w:r>
            </w:hyperlink>
          </w:p>
        </w:tc>
        <w:tc>
          <w:tcPr>
            <w:tcW w:w="5114" w:type="dxa"/>
          </w:tcPr>
          <w:p w14:paraId="443958A0" w14:textId="77777777" w:rsidR="00D00934" w:rsidRDefault="00D00934" w:rsidP="00D00934">
            <w:r>
              <w:rPr>
                <w:noProof/>
              </w:rPr>
              <w:drawing>
                <wp:inline distT="0" distB="0" distL="0" distR="0" wp14:anchorId="6A6BB438" wp14:editId="4E9D7D31">
                  <wp:extent cx="1165688" cy="1556385"/>
                  <wp:effectExtent l="0" t="0" r="3175" b="5715"/>
                  <wp:docPr id="1" name="Picture 1" descr="A close up of a gre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4586" cy="1568265"/>
                          </a:xfrm>
                          <a:prstGeom prst="rect">
                            <a:avLst/>
                          </a:prstGeom>
                          <a:noFill/>
                          <a:ln>
                            <a:noFill/>
                          </a:ln>
                        </pic:spPr>
                      </pic:pic>
                    </a:graphicData>
                  </a:graphic>
                </wp:inline>
              </w:drawing>
            </w:r>
            <w:r>
              <w:fldChar w:fldCharType="begin"/>
            </w:r>
            <w:r>
              <w:instrText xml:space="preserve"> INCLUDEPICTURE "https://upload.wikimedia.org/wikipedia/commons/f/f9/Gypsy_moth_caterpillar_eating_leaves.jpg" \* MERGEFORMATINET </w:instrText>
            </w:r>
            <w:r>
              <w:fldChar w:fldCharType="end"/>
            </w:r>
          </w:p>
          <w:p w14:paraId="532919A2" w14:textId="1E8C9A30" w:rsidR="00D00934" w:rsidRDefault="00662792" w:rsidP="00D00934">
            <w:hyperlink r:id="rId11" w:history="1">
              <w:proofErr w:type="spellStart"/>
              <w:r w:rsidR="00D00934" w:rsidRPr="003A02AA">
                <w:rPr>
                  <w:rStyle w:val="Hyperlink"/>
                </w:rPr>
                <w:t>CharlesC</w:t>
              </w:r>
              <w:proofErr w:type="spellEnd"/>
              <w:r w:rsidR="00D00934" w:rsidRPr="003A02AA">
                <w:rPr>
                  <w:rStyle w:val="Hyperlink"/>
                </w:rPr>
                <w:t xml:space="preserve"> via Wikimedia Commons. CC BY-SA 4.0</w:t>
              </w:r>
            </w:hyperlink>
          </w:p>
        </w:tc>
      </w:tr>
    </w:tbl>
    <w:p w14:paraId="41D07D03" w14:textId="45C4B551" w:rsidR="003A02AA" w:rsidRDefault="003A02AA" w:rsidP="00292F2E">
      <w:pPr>
        <w:rPr>
          <w:i/>
          <w:iCs/>
        </w:rPr>
      </w:pPr>
    </w:p>
    <w:p w14:paraId="27847245" w14:textId="06C03CF0" w:rsidR="00960040" w:rsidRPr="00960040" w:rsidRDefault="00960040" w:rsidP="00292F2E">
      <w:pPr>
        <w:rPr>
          <w:i/>
          <w:iCs/>
        </w:rPr>
      </w:pPr>
      <w:r>
        <w:rPr>
          <w:i/>
          <w:iCs/>
        </w:rPr>
        <w:t>The Gypsy Moth</w:t>
      </w:r>
    </w:p>
    <w:p w14:paraId="74FEA63C" w14:textId="7E3917C2" w:rsidR="00960040" w:rsidRDefault="00A22C80" w:rsidP="00960040">
      <w:pPr>
        <w:ind w:firstLine="720"/>
      </w:pPr>
      <w:proofErr w:type="spellStart"/>
      <w:r>
        <w:rPr>
          <w:i/>
          <w:iCs/>
        </w:rPr>
        <w:t>Lymantria</w:t>
      </w:r>
      <w:proofErr w:type="spellEnd"/>
      <w:r>
        <w:rPr>
          <w:i/>
          <w:iCs/>
        </w:rPr>
        <w:t xml:space="preserve"> </w:t>
      </w:r>
      <w:proofErr w:type="spellStart"/>
      <w:r w:rsidRPr="00A22C80">
        <w:rPr>
          <w:i/>
          <w:iCs/>
        </w:rPr>
        <w:t>dispar</w:t>
      </w:r>
      <w:proofErr w:type="spellEnd"/>
      <w:r>
        <w:rPr>
          <w:i/>
          <w:iCs/>
        </w:rPr>
        <w:t xml:space="preserve">, </w:t>
      </w:r>
      <w:r>
        <w:t>commonly known as the</w:t>
      </w:r>
      <w:r w:rsidR="00960040">
        <w:t xml:space="preserve"> gypsy moth</w:t>
      </w:r>
      <w:r>
        <w:t xml:space="preserve">, is native to the forests of Europe and </w:t>
      </w:r>
      <w:r w:rsidR="00960040">
        <w:t>was first introduced into Massachusetts in the late 1800s</w:t>
      </w:r>
      <w:r>
        <w:t>. This</w:t>
      </w:r>
      <w:r w:rsidR="00960040">
        <w:t xml:space="preserve"> invasive species </w:t>
      </w:r>
      <w:r>
        <w:t>has since</w:t>
      </w:r>
      <w:r w:rsidR="00960040">
        <w:t xml:space="preserve"> spread as far west as Minnesota and as far south as North Carolina. </w:t>
      </w:r>
      <w:r>
        <w:t>The</w:t>
      </w:r>
      <w:r w:rsidR="00960040">
        <w:t xml:space="preserve"> gypsy moth does not have many natural predators in the United States, </w:t>
      </w:r>
      <w:r>
        <w:t>contributing to this species’ ability to continue breeding and, ultimately, dominating where it inhabits</w:t>
      </w:r>
      <w:r w:rsidR="00960040">
        <w:t xml:space="preserve">. </w:t>
      </w:r>
    </w:p>
    <w:p w14:paraId="376BD37A" w14:textId="570D8E02" w:rsidR="00960040" w:rsidRDefault="00E223CE" w:rsidP="00EA3D2F">
      <w:r>
        <w:tab/>
      </w:r>
      <w:r w:rsidR="00AF4327">
        <w:t xml:space="preserve">Gypsy moth caterpillars primarily feed on the leaves of deciduous broadleaf trees, and they have been known to completely defoliate </w:t>
      </w:r>
      <w:ins w:id="8" w:author="Leslie Goldman" w:date="2019-08-02T11:04:00Z">
        <w:r w:rsidR="00874405">
          <w:t xml:space="preserve">groves of </w:t>
        </w:r>
      </w:ins>
      <w:r w:rsidR="00AF4327">
        <w:t xml:space="preserve">entire trees. When springs </w:t>
      </w:r>
      <w:r w:rsidR="009B56B7">
        <w:t xml:space="preserve">are more wet and </w:t>
      </w:r>
      <w:r w:rsidR="00EA3D2F">
        <w:t>experience a large amount of rainfall</w:t>
      </w:r>
      <w:r w:rsidR="00667C92">
        <w:t xml:space="preserve"> leaving trees </w:t>
      </w:r>
      <w:ins w:id="9" w:author="Leslie Goldman" w:date="2019-08-02T11:05:00Z">
        <w:r w:rsidR="00874405">
          <w:t xml:space="preserve">hydrated and </w:t>
        </w:r>
      </w:ins>
      <w:r w:rsidR="00667C92">
        <w:t xml:space="preserve">more resilient to destruction, </w:t>
      </w:r>
      <w:r w:rsidR="00AF4327">
        <w:t xml:space="preserve">gypsy moth populations are often kept under control due to a fungus called </w:t>
      </w:r>
      <w:proofErr w:type="spellStart"/>
      <w:r w:rsidR="00AF4327" w:rsidRPr="00E223CE">
        <w:rPr>
          <w:i/>
          <w:iCs/>
        </w:rPr>
        <w:t>Entomophaga</w:t>
      </w:r>
      <w:proofErr w:type="spellEnd"/>
      <w:r w:rsidR="00AF4327" w:rsidRPr="00E223CE">
        <w:rPr>
          <w:i/>
          <w:iCs/>
        </w:rPr>
        <w:t xml:space="preserve"> </w:t>
      </w:r>
      <w:proofErr w:type="spellStart"/>
      <w:r w:rsidR="00AF4327" w:rsidRPr="00E223CE">
        <w:rPr>
          <w:i/>
          <w:iCs/>
        </w:rPr>
        <w:t>maimaiga</w:t>
      </w:r>
      <w:proofErr w:type="spellEnd"/>
      <w:ins w:id="10" w:author="Leslie Goldman" w:date="2019-08-02T11:06:00Z">
        <w:r w:rsidR="00874405">
          <w:rPr>
            <w:i/>
            <w:iCs/>
          </w:rPr>
          <w:t xml:space="preserve"> which thrives in wet conditions</w:t>
        </w:r>
      </w:ins>
      <w:r w:rsidR="00AF4327">
        <w:rPr>
          <w:i/>
          <w:iCs/>
        </w:rPr>
        <w:t xml:space="preserve">. </w:t>
      </w:r>
      <w:r w:rsidR="00AF4327">
        <w:t>Known as the “caterpillar killer,” this fungus infects and kills gypsy moth larvae</w:t>
      </w:r>
      <w:r w:rsidR="00EA3D2F">
        <w:t>. However, when t</w:t>
      </w:r>
      <w:r>
        <w:t xml:space="preserve">emperatures </w:t>
      </w:r>
      <w:r w:rsidR="00CD0BBC">
        <w:t>i</w:t>
      </w:r>
      <w:r w:rsidR="003326E1">
        <w:t xml:space="preserve">ncrease </w:t>
      </w:r>
      <w:r w:rsidR="00CD0BBC">
        <w:t>and precipitation regimes change</w:t>
      </w:r>
      <w:r w:rsidR="00431BA1">
        <w:t xml:space="preserve"> </w:t>
      </w:r>
      <w:r w:rsidR="00667C92">
        <w:t xml:space="preserve">over multiple years, leaving forests exposed to drought-like conditions, </w:t>
      </w:r>
      <w:r w:rsidR="00EA3D2F">
        <w:t xml:space="preserve">gypsy moth populations can also increase, and </w:t>
      </w:r>
      <w:r>
        <w:t xml:space="preserve">deciduous broadleaf trees </w:t>
      </w:r>
      <w:r w:rsidR="00EA3D2F">
        <w:t xml:space="preserve">can </w:t>
      </w:r>
      <w:r w:rsidR="00CD0BBC">
        <w:lastRenderedPageBreak/>
        <w:t xml:space="preserve">become </w:t>
      </w:r>
      <w:r>
        <w:t xml:space="preserve">more vulnerable to the damage of </w:t>
      </w:r>
      <w:r w:rsidR="00EA3D2F">
        <w:t>the</w:t>
      </w:r>
      <w:r>
        <w:t xml:space="preserve"> larvae. </w:t>
      </w:r>
      <w:r w:rsidR="00EA3D2F">
        <w:t>For example, if</w:t>
      </w:r>
      <w:r>
        <w:t xml:space="preserve"> springs are drier</w:t>
      </w:r>
      <w:r w:rsidR="00EA3D2F">
        <w:t xml:space="preserve"> because of higher temperatures</w:t>
      </w:r>
      <w:r>
        <w:t xml:space="preserve">, </w:t>
      </w:r>
      <w:r w:rsidR="009B56B7">
        <w:t xml:space="preserve">the life cycle of </w:t>
      </w:r>
      <w:proofErr w:type="spellStart"/>
      <w:r w:rsidR="00EA3D2F" w:rsidRPr="00E223CE">
        <w:rPr>
          <w:i/>
          <w:iCs/>
        </w:rPr>
        <w:t>Entomophaga</w:t>
      </w:r>
      <w:proofErr w:type="spellEnd"/>
      <w:r w:rsidR="00EA3D2F" w:rsidRPr="00E223CE">
        <w:rPr>
          <w:i/>
          <w:iCs/>
        </w:rPr>
        <w:t xml:space="preserve"> </w:t>
      </w:r>
      <w:proofErr w:type="spellStart"/>
      <w:r w:rsidR="00EA3D2F" w:rsidRPr="00E223CE">
        <w:rPr>
          <w:i/>
          <w:iCs/>
        </w:rPr>
        <w:t>maimaiga</w:t>
      </w:r>
      <w:proofErr w:type="spellEnd"/>
      <w:r w:rsidR="009B56B7">
        <w:t xml:space="preserve"> is impeded, allowing for higher populations of gypsy moths</w:t>
      </w:r>
      <w:r>
        <w:t xml:space="preserve">. </w:t>
      </w:r>
      <w:r w:rsidR="009B56B7">
        <w:t xml:space="preserve">With more gypsy moths, the defoliation damage to these drought-stricken trees is more severe, leaving them more susceptible to die after a </w:t>
      </w:r>
      <w:r w:rsidR="00BF4F63">
        <w:t xml:space="preserve">serious </w:t>
      </w:r>
      <w:r w:rsidR="009B56B7">
        <w:t>defoliation event.</w:t>
      </w:r>
    </w:p>
    <w:p w14:paraId="7869FDDD" w14:textId="59F3F4D7" w:rsidR="00FA145F" w:rsidRDefault="009B56B7" w:rsidP="00E223CE">
      <w:pPr>
        <w:ind w:firstLine="720"/>
        <w:rPr>
          <w:rFonts w:ascii="Calibri" w:hAnsi="Calibri" w:cs="Calibri"/>
          <w:color w:val="000000"/>
        </w:rPr>
      </w:pPr>
      <w:r>
        <w:rPr>
          <w:rFonts w:ascii="Calibri" w:hAnsi="Calibri" w:cs="Calibri"/>
          <w:color w:val="000000"/>
        </w:rPr>
        <w:t xml:space="preserve">The consequences of severe deciduous broadleaf defoliation are wide-ranging. </w:t>
      </w:r>
      <w:r w:rsidR="00E223CE">
        <w:rPr>
          <w:rFonts w:ascii="Calibri" w:hAnsi="Calibri" w:cs="Calibri"/>
          <w:color w:val="000000"/>
        </w:rPr>
        <w:t xml:space="preserve">When </w:t>
      </w:r>
      <w:r>
        <w:rPr>
          <w:rFonts w:ascii="Calibri" w:hAnsi="Calibri" w:cs="Calibri"/>
          <w:color w:val="000000"/>
        </w:rPr>
        <w:t>particularly large numbers of</w:t>
      </w:r>
      <w:r w:rsidR="00E223CE">
        <w:rPr>
          <w:rFonts w:ascii="Calibri" w:hAnsi="Calibri" w:cs="Calibri"/>
          <w:color w:val="000000"/>
        </w:rPr>
        <w:t xml:space="preserve"> leaves are consumed, the ecohydrology</w:t>
      </w:r>
      <w:r w:rsidR="00514749">
        <w:rPr>
          <w:rFonts w:ascii="Calibri" w:hAnsi="Calibri" w:cs="Calibri"/>
          <w:color w:val="000000"/>
        </w:rPr>
        <w:t>—i</w:t>
      </w:r>
      <w:r>
        <w:rPr>
          <w:rFonts w:ascii="Calibri" w:hAnsi="Calibri" w:cs="Calibri"/>
          <w:color w:val="000000"/>
        </w:rPr>
        <w:t>nteractions between water and ecological systems</w:t>
      </w:r>
      <w:r w:rsidR="00514749">
        <w:rPr>
          <w:rFonts w:ascii="Calibri" w:hAnsi="Calibri" w:cs="Calibri"/>
          <w:color w:val="000000"/>
        </w:rPr>
        <w:t>—</w:t>
      </w:r>
      <w:r w:rsidR="00E223CE">
        <w:rPr>
          <w:rFonts w:ascii="Calibri" w:hAnsi="Calibri" w:cs="Calibri"/>
          <w:color w:val="000000"/>
        </w:rPr>
        <w:t xml:space="preserve">and local weather in the area may be affected by the loss of the canopy. </w:t>
      </w:r>
      <w:del w:id="11" w:author="Leslie Goldman" w:date="2019-08-02T11:08:00Z">
        <w:r w:rsidR="00E223CE" w:rsidDel="00874405">
          <w:rPr>
            <w:rFonts w:ascii="Calibri" w:hAnsi="Calibri" w:cs="Calibri"/>
            <w:color w:val="000000"/>
          </w:rPr>
          <w:delText>With l</w:delText>
        </w:r>
      </w:del>
      <w:ins w:id="12" w:author="Leslie Goldman" w:date="2019-08-02T11:08:00Z">
        <w:r w:rsidR="00874405">
          <w:rPr>
            <w:rFonts w:ascii="Calibri" w:hAnsi="Calibri" w:cs="Calibri"/>
            <w:color w:val="000000"/>
          </w:rPr>
          <w:t>L</w:t>
        </w:r>
      </w:ins>
      <w:r w:rsidR="00E223CE">
        <w:rPr>
          <w:rFonts w:ascii="Calibri" w:hAnsi="Calibri" w:cs="Calibri"/>
          <w:color w:val="000000"/>
        </w:rPr>
        <w:t>ess canopy coverage over water sources</w:t>
      </w:r>
      <w:ins w:id="13" w:author="Leslie Goldman" w:date="2019-08-02T11:08:00Z">
        <w:r w:rsidR="00874405">
          <w:rPr>
            <w:rFonts w:ascii="Calibri" w:hAnsi="Calibri" w:cs="Calibri"/>
            <w:color w:val="000000"/>
          </w:rPr>
          <w:t xml:space="preserve"> can lead to </w:t>
        </w:r>
      </w:ins>
      <w:del w:id="14" w:author="Leslie Goldman" w:date="2019-08-02T11:08:00Z">
        <w:r w:rsidR="00E223CE" w:rsidDel="00874405">
          <w:rPr>
            <w:rFonts w:ascii="Calibri" w:hAnsi="Calibri" w:cs="Calibri"/>
            <w:color w:val="000000"/>
          </w:rPr>
          <w:delText xml:space="preserve">, </w:delText>
        </w:r>
      </w:del>
      <w:r w:rsidR="00E223CE">
        <w:rPr>
          <w:rFonts w:ascii="Calibri" w:hAnsi="Calibri" w:cs="Calibri"/>
          <w:color w:val="000000"/>
        </w:rPr>
        <w:t xml:space="preserve">increased </w:t>
      </w:r>
      <w:ins w:id="15" w:author="Leslie Goldman" w:date="2019-08-02T11:09:00Z">
        <w:r w:rsidR="00874405">
          <w:rPr>
            <w:rFonts w:ascii="Calibri" w:hAnsi="Calibri" w:cs="Calibri"/>
            <w:color w:val="000000"/>
          </w:rPr>
          <w:t xml:space="preserve">water temperatures </w:t>
        </w:r>
      </w:ins>
      <w:ins w:id="16" w:author="Leslie Goldman" w:date="2019-08-02T11:12:00Z">
        <w:r w:rsidR="00874405">
          <w:rPr>
            <w:rFonts w:ascii="Calibri" w:hAnsi="Calibri" w:cs="Calibri"/>
            <w:color w:val="000000"/>
          </w:rPr>
          <w:t>which in turn</w:t>
        </w:r>
      </w:ins>
      <w:ins w:id="17" w:author="Leslie Goldman" w:date="2019-08-02T11:10:00Z">
        <w:r w:rsidR="00874405">
          <w:rPr>
            <w:rFonts w:ascii="Calibri" w:hAnsi="Calibri" w:cs="Calibri"/>
            <w:color w:val="000000"/>
          </w:rPr>
          <w:t xml:space="preserve"> encourage production of harmful </w:t>
        </w:r>
      </w:ins>
      <w:r w:rsidR="00E223CE">
        <w:rPr>
          <w:rFonts w:ascii="Calibri" w:hAnsi="Calibri" w:cs="Calibri"/>
          <w:color w:val="000000"/>
        </w:rPr>
        <w:t>algae blooms</w:t>
      </w:r>
      <w:ins w:id="18" w:author="Leslie Goldman" w:date="2019-08-02T11:10:00Z">
        <w:r w:rsidR="00874405">
          <w:rPr>
            <w:rFonts w:ascii="Calibri" w:hAnsi="Calibri" w:cs="Calibri"/>
            <w:color w:val="000000"/>
          </w:rPr>
          <w:t>. T</w:t>
        </w:r>
      </w:ins>
      <w:del w:id="19" w:author="Leslie Goldman" w:date="2019-08-02T11:10:00Z">
        <w:r w:rsidR="00514749" w:rsidDel="00874405">
          <w:rPr>
            <w:rFonts w:ascii="Calibri" w:hAnsi="Calibri" w:cs="Calibri"/>
            <w:color w:val="000000"/>
          </w:rPr>
          <w:delText>—t</w:delText>
        </w:r>
      </w:del>
      <w:r w:rsidR="00514749">
        <w:rPr>
          <w:rFonts w:ascii="Calibri" w:hAnsi="Calibri" w:cs="Calibri"/>
          <w:color w:val="000000"/>
        </w:rPr>
        <w:t>h</w:t>
      </w:r>
      <w:del w:id="20" w:author="Leslie Goldman" w:date="2019-08-02T11:12:00Z">
        <w:r w:rsidR="00514749" w:rsidDel="00874405">
          <w:rPr>
            <w:rFonts w:ascii="Calibri" w:hAnsi="Calibri" w:cs="Calibri"/>
            <w:color w:val="000000"/>
          </w:rPr>
          <w:delText>e</w:delText>
        </w:r>
      </w:del>
      <w:ins w:id="21" w:author="Leslie Goldman" w:date="2019-08-02T11:12:00Z">
        <w:r w:rsidR="00874405">
          <w:rPr>
            <w:rFonts w:ascii="Calibri" w:hAnsi="Calibri" w:cs="Calibri"/>
            <w:color w:val="000000"/>
          </w:rPr>
          <w:t>is</w:t>
        </w:r>
      </w:ins>
      <w:r w:rsidR="00514749">
        <w:rPr>
          <w:rFonts w:ascii="Calibri" w:hAnsi="Calibri" w:cs="Calibri"/>
          <w:color w:val="000000"/>
        </w:rPr>
        <w:t xml:space="preserve"> rapid growth of </w:t>
      </w:r>
      <w:del w:id="22" w:author="Leslie Goldman" w:date="2019-08-02T11:10:00Z">
        <w:r w:rsidR="00514749" w:rsidDel="00874405">
          <w:rPr>
            <w:rFonts w:ascii="Calibri" w:hAnsi="Calibri" w:cs="Calibri"/>
            <w:color w:val="000000"/>
          </w:rPr>
          <w:delText>algae—</w:delText>
        </w:r>
        <w:r w:rsidR="00E223CE" w:rsidDel="00874405">
          <w:rPr>
            <w:rFonts w:ascii="Calibri" w:hAnsi="Calibri" w:cs="Calibri"/>
            <w:color w:val="000000"/>
          </w:rPr>
          <w:delText>may occur due to exposure to more sunlight</w:delText>
        </w:r>
        <w:r w:rsidR="00CD0BBC" w:rsidDel="00874405">
          <w:rPr>
            <w:rFonts w:ascii="Calibri" w:hAnsi="Calibri" w:cs="Calibri"/>
            <w:color w:val="000000"/>
          </w:rPr>
          <w:delText xml:space="preserve"> and increased water temperature</w:delText>
        </w:r>
        <w:r w:rsidR="00E223CE" w:rsidDel="00874405">
          <w:rPr>
            <w:rFonts w:ascii="Calibri" w:hAnsi="Calibri" w:cs="Calibri"/>
            <w:color w:val="000000"/>
          </w:rPr>
          <w:delText>. Algae blooms</w:delText>
        </w:r>
      </w:del>
      <w:ins w:id="23" w:author="Leslie Goldman" w:date="2019-08-02T11:10:00Z">
        <w:r w:rsidR="00874405">
          <w:rPr>
            <w:rFonts w:ascii="Calibri" w:hAnsi="Calibri" w:cs="Calibri"/>
            <w:color w:val="000000"/>
          </w:rPr>
          <w:t xml:space="preserve">algae </w:t>
        </w:r>
      </w:ins>
      <w:ins w:id="24" w:author="Leslie Goldman" w:date="2019-08-02T11:12:00Z">
        <w:r w:rsidR="00874405">
          <w:rPr>
            <w:rFonts w:ascii="Calibri" w:hAnsi="Calibri" w:cs="Calibri"/>
            <w:color w:val="000000"/>
          </w:rPr>
          <w:t xml:space="preserve">can </w:t>
        </w:r>
      </w:ins>
      <w:ins w:id="25" w:author="Leslie Goldman" w:date="2019-08-02T11:11:00Z">
        <w:r w:rsidR="00874405">
          <w:rPr>
            <w:rFonts w:ascii="Calibri" w:hAnsi="Calibri" w:cs="Calibri"/>
            <w:color w:val="000000"/>
          </w:rPr>
          <w:t>lower the oxygen levels in the water</w:t>
        </w:r>
      </w:ins>
      <w:del w:id="26" w:author="Leslie Goldman" w:date="2019-08-02T11:11:00Z">
        <w:r w:rsidR="00E223CE" w:rsidDel="00874405">
          <w:rPr>
            <w:rFonts w:ascii="Calibri" w:hAnsi="Calibri" w:cs="Calibri"/>
            <w:color w:val="000000"/>
          </w:rPr>
          <w:delText xml:space="preserve"> can</w:delText>
        </w:r>
      </w:del>
      <w:r w:rsidR="00E223CE">
        <w:rPr>
          <w:rFonts w:ascii="Calibri" w:hAnsi="Calibri" w:cs="Calibri"/>
          <w:color w:val="000000"/>
        </w:rPr>
        <w:t xml:space="preserve"> </w:t>
      </w:r>
      <w:del w:id="27" w:author="Leslie Goldman" w:date="2019-08-02T11:47:00Z">
        <w:r w:rsidR="00E223CE" w:rsidDel="004D0F5B">
          <w:rPr>
            <w:rFonts w:ascii="Calibri" w:hAnsi="Calibri" w:cs="Calibri"/>
            <w:color w:val="000000"/>
          </w:rPr>
          <w:delText>negatively affect the whole aquatic ecosystem</w:delText>
        </w:r>
      </w:del>
      <w:del w:id="28" w:author="Leslie Goldman" w:date="2019-08-02T11:44:00Z">
        <w:r w:rsidR="00E223CE" w:rsidDel="001931E4">
          <w:rPr>
            <w:rFonts w:ascii="Calibri" w:hAnsi="Calibri" w:cs="Calibri"/>
            <w:color w:val="000000"/>
          </w:rPr>
          <w:delText xml:space="preserve"> as other organisms in the water </w:delText>
        </w:r>
      </w:del>
      <w:del w:id="29" w:author="Leslie Goldman" w:date="2019-08-02T11:11:00Z">
        <w:r w:rsidR="00E223CE" w:rsidDel="00874405">
          <w:rPr>
            <w:rFonts w:ascii="Calibri" w:hAnsi="Calibri" w:cs="Calibri"/>
            <w:color w:val="000000"/>
          </w:rPr>
          <w:delText>that need sunlight can’t get it due to the abundance of algae</w:delText>
        </w:r>
        <w:r w:rsidR="00514749" w:rsidDel="00874405">
          <w:rPr>
            <w:rFonts w:ascii="Calibri" w:hAnsi="Calibri" w:cs="Calibri"/>
            <w:color w:val="000000"/>
          </w:rPr>
          <w:delText xml:space="preserve"> near the </w:delText>
        </w:r>
        <w:r w:rsidR="00E73599" w:rsidDel="00874405">
          <w:rPr>
            <w:rFonts w:ascii="Calibri" w:hAnsi="Calibri" w:cs="Calibri"/>
            <w:color w:val="000000"/>
          </w:rPr>
          <w:delText>water’s surface</w:delText>
        </w:r>
      </w:del>
      <w:del w:id="30" w:author="Leslie Goldman" w:date="2019-08-02T11:47:00Z">
        <w:r w:rsidR="00E223CE" w:rsidDel="004D0F5B">
          <w:rPr>
            <w:rFonts w:ascii="Calibri" w:hAnsi="Calibri" w:cs="Calibri"/>
            <w:color w:val="000000"/>
          </w:rPr>
          <w:delText>.</w:delText>
        </w:r>
      </w:del>
      <w:del w:id="31" w:author="Leslie Goldman" w:date="2019-08-02T11:46:00Z">
        <w:r w:rsidR="00E223CE" w:rsidDel="001931E4">
          <w:rPr>
            <w:rFonts w:ascii="Calibri" w:hAnsi="Calibri" w:cs="Calibri"/>
            <w:color w:val="000000"/>
          </w:rPr>
          <w:delText xml:space="preserve"> </w:delText>
        </w:r>
      </w:del>
      <w:del w:id="32" w:author="Leslie Goldman" w:date="2019-08-02T11:47:00Z">
        <w:r w:rsidR="00E223CE" w:rsidDel="004D0F5B">
          <w:rPr>
            <w:rFonts w:ascii="Calibri" w:hAnsi="Calibri" w:cs="Calibri"/>
            <w:color w:val="000000"/>
          </w:rPr>
          <w:delText>This can cause a decrease in food supply for aquatic animals and can create a</w:delText>
        </w:r>
      </w:del>
      <w:ins w:id="33" w:author="Leslie Goldman" w:date="2019-08-02T11:47:00Z">
        <w:r w:rsidR="004D0F5B">
          <w:rPr>
            <w:rFonts w:ascii="Calibri" w:hAnsi="Calibri" w:cs="Calibri"/>
            <w:color w:val="000000"/>
          </w:rPr>
          <w:t>creating</w:t>
        </w:r>
      </w:ins>
      <w:r w:rsidR="00E223CE">
        <w:rPr>
          <w:rFonts w:ascii="Calibri" w:hAnsi="Calibri" w:cs="Calibri"/>
          <w:color w:val="000000"/>
        </w:rPr>
        <w:t xml:space="preserve"> domino effect within the aquatic food web. </w:t>
      </w:r>
    </w:p>
    <w:p w14:paraId="7E6E297B" w14:textId="12630CDA" w:rsidR="00514749" w:rsidRDefault="00514749" w:rsidP="00E223CE">
      <w:pPr>
        <w:ind w:firstLine="720"/>
        <w:rPr>
          <w:rFonts w:ascii="Calibri" w:hAnsi="Calibri" w:cs="Calibri"/>
          <w:color w:val="000000"/>
        </w:rPr>
      </w:pPr>
      <w:r>
        <w:rPr>
          <w:rFonts w:ascii="Calibri" w:hAnsi="Calibri" w:cs="Calibri"/>
          <w:color w:val="000000"/>
        </w:rPr>
        <w:t xml:space="preserve">Defoliation also disrupts </w:t>
      </w:r>
      <w:r w:rsidR="00842E91">
        <w:rPr>
          <w:rFonts w:ascii="Calibri" w:hAnsi="Calibri" w:cs="Calibri"/>
          <w:color w:val="000000"/>
        </w:rPr>
        <w:t xml:space="preserve">the </w:t>
      </w:r>
      <w:r>
        <w:rPr>
          <w:rFonts w:ascii="Calibri" w:hAnsi="Calibri" w:cs="Calibri"/>
          <w:color w:val="000000"/>
        </w:rPr>
        <w:t>important nutrient cycles within a forest. Typically, leaves from deciduous broadleaf trees drop after they have changed colors in the fall, and these fallen</w:t>
      </w:r>
      <w:r w:rsidR="00472E68">
        <w:rPr>
          <w:rFonts w:ascii="Calibri" w:hAnsi="Calibri" w:cs="Calibri"/>
          <w:color w:val="000000"/>
        </w:rPr>
        <w:t>, dead</w:t>
      </w:r>
      <w:r>
        <w:rPr>
          <w:rFonts w:ascii="Calibri" w:hAnsi="Calibri" w:cs="Calibri"/>
          <w:color w:val="000000"/>
        </w:rPr>
        <w:t xml:space="preserve"> leaves supply a source of carbon to the microbes in the soil. These microbes decompose dead matter</w:t>
      </w:r>
      <w:r w:rsidR="005D2B71">
        <w:rPr>
          <w:rFonts w:ascii="Calibri" w:hAnsi="Calibri" w:cs="Calibri"/>
          <w:color w:val="000000"/>
        </w:rPr>
        <w:t>,</w:t>
      </w:r>
      <w:r>
        <w:rPr>
          <w:rFonts w:ascii="Calibri" w:hAnsi="Calibri" w:cs="Calibri"/>
          <w:color w:val="000000"/>
        </w:rPr>
        <w:t xml:space="preserve"> are important regulators in the carbon cycle</w:t>
      </w:r>
      <w:r w:rsidR="005D2B71">
        <w:rPr>
          <w:rFonts w:ascii="Calibri" w:hAnsi="Calibri" w:cs="Calibri"/>
          <w:color w:val="000000"/>
        </w:rPr>
        <w:t>,</w:t>
      </w:r>
      <w:r>
        <w:rPr>
          <w:rFonts w:ascii="Calibri" w:hAnsi="Calibri" w:cs="Calibri"/>
          <w:color w:val="000000"/>
        </w:rPr>
        <w:t xml:space="preserve"> </w:t>
      </w:r>
      <w:r w:rsidR="00487EB3">
        <w:rPr>
          <w:rFonts w:ascii="Calibri" w:hAnsi="Calibri" w:cs="Calibri"/>
          <w:color w:val="000000"/>
        </w:rPr>
        <w:t xml:space="preserve">and are </w:t>
      </w:r>
      <w:r w:rsidR="005D2B71">
        <w:rPr>
          <w:rFonts w:ascii="Calibri" w:hAnsi="Calibri" w:cs="Calibri"/>
          <w:color w:val="000000"/>
        </w:rPr>
        <w:t>necessary</w:t>
      </w:r>
      <w:r w:rsidR="00487EB3">
        <w:rPr>
          <w:rFonts w:ascii="Calibri" w:hAnsi="Calibri" w:cs="Calibri"/>
          <w:color w:val="000000"/>
        </w:rPr>
        <w:t xml:space="preserve"> in </w:t>
      </w:r>
      <w:r w:rsidR="005D2B71">
        <w:rPr>
          <w:rFonts w:ascii="Calibri" w:hAnsi="Calibri" w:cs="Calibri"/>
          <w:color w:val="000000"/>
        </w:rPr>
        <w:t>maintaining nutrient balance</w:t>
      </w:r>
      <w:r w:rsidR="00487EB3">
        <w:rPr>
          <w:rFonts w:ascii="Calibri" w:hAnsi="Calibri" w:cs="Calibri"/>
          <w:color w:val="000000"/>
        </w:rPr>
        <w:t xml:space="preserve"> </w:t>
      </w:r>
      <w:r w:rsidR="005D2B71">
        <w:rPr>
          <w:rFonts w:ascii="Calibri" w:hAnsi="Calibri" w:cs="Calibri"/>
          <w:color w:val="000000"/>
        </w:rPr>
        <w:t>with</w:t>
      </w:r>
      <w:r w:rsidR="00487EB3">
        <w:rPr>
          <w:rFonts w:ascii="Calibri" w:hAnsi="Calibri" w:cs="Calibri"/>
          <w:color w:val="000000"/>
        </w:rPr>
        <w:t>in the soil.</w:t>
      </w:r>
      <w:r w:rsidR="005D2B71">
        <w:rPr>
          <w:rFonts w:ascii="Calibri" w:hAnsi="Calibri" w:cs="Calibri"/>
          <w:color w:val="000000"/>
        </w:rPr>
        <w:t xml:space="preserve"> When gypsy moths defoliate forests in the spring, soil microbes receive the dead leaves as caterpillar </w:t>
      </w:r>
      <w:proofErr w:type="spellStart"/>
      <w:r w:rsidR="005D2B71">
        <w:rPr>
          <w:rFonts w:ascii="Calibri" w:hAnsi="Calibri" w:cs="Calibri"/>
          <w:color w:val="000000"/>
        </w:rPr>
        <w:t>frass</w:t>
      </w:r>
      <w:proofErr w:type="spellEnd"/>
      <w:r w:rsidR="005D2B71">
        <w:rPr>
          <w:rFonts w:ascii="Calibri" w:hAnsi="Calibri" w:cs="Calibri"/>
          <w:color w:val="000000"/>
        </w:rPr>
        <w:t xml:space="preserve"> (excrement) then rather than as fallen leaves in the fall, which changes the timing of the carbon cycle.</w:t>
      </w:r>
    </w:p>
    <w:p w14:paraId="26242098" w14:textId="17806524" w:rsidR="00E223CE" w:rsidRDefault="005D2B71" w:rsidP="00E223CE">
      <w:pPr>
        <w:ind w:firstLine="720"/>
        <w:rPr>
          <w:rFonts w:ascii="Calibri" w:hAnsi="Calibri" w:cs="Calibri"/>
          <w:color w:val="000000"/>
        </w:rPr>
      </w:pPr>
      <w:r>
        <w:rPr>
          <w:rFonts w:ascii="Calibri" w:hAnsi="Calibri" w:cs="Calibri"/>
          <w:color w:val="000000"/>
        </w:rPr>
        <w:t>S</w:t>
      </w:r>
      <w:r w:rsidR="00CD0BBC">
        <w:rPr>
          <w:rFonts w:ascii="Calibri" w:hAnsi="Calibri" w:cs="Calibri"/>
          <w:color w:val="000000"/>
        </w:rPr>
        <w:t xml:space="preserve">mall mammals, birds, and native insects that rely on these trees for food and shelter </w:t>
      </w:r>
      <w:r>
        <w:rPr>
          <w:rFonts w:ascii="Calibri" w:hAnsi="Calibri" w:cs="Calibri"/>
          <w:color w:val="000000"/>
        </w:rPr>
        <w:t xml:space="preserve">may also </w:t>
      </w:r>
      <w:r w:rsidR="00CD0BBC">
        <w:rPr>
          <w:rFonts w:ascii="Calibri" w:hAnsi="Calibri" w:cs="Calibri"/>
          <w:color w:val="000000"/>
        </w:rPr>
        <w:t>suffer from the loss of their food source and protection. With a destructed habitat, these animals’ survival is in jeopardy, and the stability of their food web is at risk.</w:t>
      </w:r>
    </w:p>
    <w:p w14:paraId="429C1B8E" w14:textId="77777777" w:rsidR="00745D39" w:rsidRDefault="00745D39" w:rsidP="00745D39">
      <w:pPr>
        <w:keepNext/>
        <w:jc w:val="center"/>
      </w:pPr>
      <w:r>
        <w:rPr>
          <w:rFonts w:ascii="Calibri" w:hAnsi="Calibri" w:cs="Calibri"/>
          <w:noProof/>
          <w:color w:val="000000"/>
        </w:rPr>
        <w:drawing>
          <wp:inline distT="0" distB="0" distL="0" distR="0" wp14:anchorId="678659A4" wp14:editId="24ADDE7F">
            <wp:extent cx="5225478" cy="3874346"/>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cading effects.jpg"/>
                    <pic:cNvPicPr/>
                  </pic:nvPicPr>
                  <pic:blipFill rotWithShape="1">
                    <a:blip r:embed="rId12" cstate="print">
                      <a:extLst>
                        <a:ext uri="{28A0092B-C50C-407E-A947-70E740481C1C}">
                          <a14:useLocalDpi xmlns:a14="http://schemas.microsoft.com/office/drawing/2010/main" val="0"/>
                        </a:ext>
                      </a:extLst>
                    </a:blip>
                    <a:srcRect l="6271" t="3142" r="6699" b="5220"/>
                    <a:stretch/>
                  </pic:blipFill>
                  <pic:spPr bwMode="auto">
                    <a:xfrm>
                      <a:off x="0" y="0"/>
                      <a:ext cx="5324345" cy="3947649"/>
                    </a:xfrm>
                    <a:prstGeom prst="rect">
                      <a:avLst/>
                    </a:prstGeom>
                    <a:ln>
                      <a:noFill/>
                    </a:ln>
                    <a:extLst>
                      <a:ext uri="{53640926-AAD7-44D8-BBD7-CCE9431645EC}">
                        <a14:shadowObscured xmlns:a14="http://schemas.microsoft.com/office/drawing/2010/main"/>
                      </a:ext>
                    </a:extLst>
                  </pic:spPr>
                </pic:pic>
              </a:graphicData>
            </a:graphic>
          </wp:inline>
        </w:drawing>
      </w:r>
    </w:p>
    <w:p w14:paraId="02E9440A" w14:textId="3FB95B26" w:rsidR="008010A7" w:rsidRDefault="00745D39" w:rsidP="00005D57">
      <w:pPr>
        <w:pStyle w:val="Caption"/>
        <w:jc w:val="center"/>
        <w:rPr>
          <w:rFonts w:ascii="Calibri" w:hAnsi="Calibri" w:cs="Calibri"/>
          <w:color w:val="000000"/>
        </w:rPr>
      </w:pPr>
      <w:r>
        <w:t>A diagram showing the effects that warmer temperatures and decreased precipitation can have on the gypsy moth and the deciduous broadleaf trees along with the consequences and interactions throughout the whole ecosystem.</w:t>
      </w:r>
    </w:p>
    <w:p w14:paraId="591DABED" w14:textId="611F4F6F" w:rsidR="00600580" w:rsidRDefault="00600580" w:rsidP="00600580">
      <w:pPr>
        <w:rPr>
          <w:rFonts w:ascii="Calibri" w:hAnsi="Calibri" w:cs="Calibri"/>
          <w:i/>
          <w:iCs/>
          <w:color w:val="000000"/>
        </w:rPr>
      </w:pPr>
      <w:r>
        <w:rPr>
          <w:rFonts w:ascii="Calibri" w:hAnsi="Calibri" w:cs="Calibri"/>
          <w:i/>
          <w:iCs/>
          <w:color w:val="000000"/>
        </w:rPr>
        <w:lastRenderedPageBreak/>
        <w:t>Heat Accumulation and the Gypsy Moth</w:t>
      </w:r>
    </w:p>
    <w:p w14:paraId="09373F94" w14:textId="1F6142CE" w:rsidR="00600580" w:rsidRDefault="00600580" w:rsidP="00600580">
      <w:pPr>
        <w:rPr>
          <w:rFonts w:cstheme="minorHAnsi"/>
        </w:rPr>
      </w:pPr>
      <w:r>
        <w:rPr>
          <w:rFonts w:ascii="Calibri" w:hAnsi="Calibri" w:cs="Calibri"/>
          <w:color w:val="000000"/>
        </w:rPr>
        <w:tab/>
      </w:r>
      <w:r w:rsidR="00CD0BBC">
        <w:rPr>
          <w:rFonts w:ascii="Calibri" w:hAnsi="Calibri" w:cs="Calibri"/>
          <w:color w:val="000000"/>
        </w:rPr>
        <w:t>The</w:t>
      </w:r>
      <w:r w:rsidR="0033141C">
        <w:rPr>
          <w:rFonts w:ascii="Calibri" w:hAnsi="Calibri" w:cs="Calibri"/>
          <w:color w:val="000000"/>
        </w:rPr>
        <w:t xml:space="preserve"> gypsy moth depends on the accumulation of heat to transition between life stages</w:t>
      </w:r>
      <w:r w:rsidR="00132CF9">
        <w:rPr>
          <w:rFonts w:ascii="Calibri" w:hAnsi="Calibri" w:cs="Calibri"/>
          <w:color w:val="000000"/>
        </w:rPr>
        <w:t>, also known as phenological events</w:t>
      </w:r>
      <w:r w:rsidR="0033141C">
        <w:rPr>
          <w:rFonts w:ascii="Calibri" w:hAnsi="Calibri" w:cs="Calibri"/>
          <w:color w:val="000000"/>
        </w:rPr>
        <w:t xml:space="preserve">. </w:t>
      </w:r>
      <w:r w:rsidR="00B2199C">
        <w:rPr>
          <w:rFonts w:ascii="Calibri" w:hAnsi="Calibri" w:cs="Calibri"/>
          <w:color w:val="000000"/>
        </w:rPr>
        <w:t>Researchers track t</w:t>
      </w:r>
      <w:r w:rsidR="0033141C">
        <w:rPr>
          <w:rFonts w:ascii="Calibri" w:hAnsi="Calibri" w:cs="Calibri"/>
          <w:color w:val="000000"/>
        </w:rPr>
        <w:t>his</w:t>
      </w:r>
      <w:r w:rsidR="00B2199C">
        <w:rPr>
          <w:rFonts w:ascii="Calibri" w:hAnsi="Calibri" w:cs="Calibri"/>
          <w:color w:val="000000"/>
        </w:rPr>
        <w:t xml:space="preserve"> annual</w:t>
      </w:r>
      <w:r w:rsidR="0033141C">
        <w:rPr>
          <w:rFonts w:ascii="Calibri" w:hAnsi="Calibri" w:cs="Calibri"/>
          <w:color w:val="000000"/>
        </w:rPr>
        <w:t xml:space="preserve"> accumulation of heat as accumulated growing degree days </w:t>
      </w:r>
      <w:r w:rsidR="003326E1">
        <w:rPr>
          <w:rFonts w:ascii="Calibri" w:hAnsi="Calibri" w:cs="Calibri"/>
          <w:color w:val="000000"/>
        </w:rPr>
        <w:t>(AGDDs)</w:t>
      </w:r>
      <w:r w:rsidR="000271CD">
        <w:rPr>
          <w:rFonts w:ascii="Calibri" w:hAnsi="Calibri" w:cs="Calibri"/>
          <w:color w:val="000000"/>
        </w:rPr>
        <w:t>,</w:t>
      </w:r>
      <w:r w:rsidR="003326E1">
        <w:rPr>
          <w:rFonts w:ascii="Calibri" w:hAnsi="Calibri" w:cs="Calibri"/>
          <w:color w:val="000000"/>
        </w:rPr>
        <w:t xml:space="preserve"> </w:t>
      </w:r>
      <w:r w:rsidR="0033141C">
        <w:rPr>
          <w:rFonts w:ascii="Calibri" w:hAnsi="Calibri" w:cs="Calibri"/>
          <w:color w:val="000000"/>
        </w:rPr>
        <w:t xml:space="preserve">calculated using daily temperature data. </w:t>
      </w:r>
      <w:r w:rsidR="0033141C" w:rsidRPr="002D7E60">
        <w:rPr>
          <w:rFonts w:cstheme="minorHAnsi"/>
        </w:rPr>
        <w:t>Growing degree days</w:t>
      </w:r>
      <w:r w:rsidR="0033141C">
        <w:rPr>
          <w:rFonts w:cstheme="minorHAnsi"/>
        </w:rPr>
        <w:t xml:space="preserve"> (GDDs)</w:t>
      </w:r>
      <w:r w:rsidR="0033141C" w:rsidRPr="002D7E60">
        <w:rPr>
          <w:rFonts w:cstheme="minorHAnsi"/>
        </w:rPr>
        <w:t xml:space="preserve"> are the number of degrees the average daily temperature exceeds the temperature below which the organism will remain developmentally inactive</w:t>
      </w:r>
      <w:r w:rsidR="0098608E">
        <w:rPr>
          <w:rFonts w:cstheme="minorHAnsi"/>
        </w:rPr>
        <w:t>, also known as the base temperature</w:t>
      </w:r>
      <w:r w:rsidR="0033141C" w:rsidRPr="002D7E60">
        <w:rPr>
          <w:rFonts w:cstheme="minorHAnsi"/>
        </w:rPr>
        <w:t>.</w:t>
      </w:r>
      <w:r w:rsidR="0033141C">
        <w:rPr>
          <w:rFonts w:cstheme="minorHAnsi"/>
        </w:rPr>
        <w:t xml:space="preserve"> </w:t>
      </w:r>
      <w:r w:rsidR="00B2199C">
        <w:rPr>
          <w:rFonts w:cstheme="minorHAnsi"/>
        </w:rPr>
        <w:t>For land managers trying to control gypsy moth infestations,</w:t>
      </w:r>
      <w:r w:rsidR="0033141C">
        <w:rPr>
          <w:rFonts w:cstheme="minorHAnsi"/>
        </w:rPr>
        <w:t xml:space="preserve"> the most important </w:t>
      </w:r>
      <w:r w:rsidR="00132CF9">
        <w:rPr>
          <w:rFonts w:cstheme="minorHAnsi"/>
        </w:rPr>
        <w:t>phenological event</w:t>
      </w:r>
      <w:r w:rsidR="0033141C">
        <w:rPr>
          <w:rFonts w:cstheme="minorHAnsi"/>
        </w:rPr>
        <w:t xml:space="preserve"> to monitor in the gypsy moth is when eggs hatch and larvae start feeding</w:t>
      </w:r>
      <w:r w:rsidR="00B2199C">
        <w:rPr>
          <w:rFonts w:cstheme="minorHAnsi"/>
        </w:rPr>
        <w:t>. T</w:t>
      </w:r>
      <w:r w:rsidR="0033141C">
        <w:rPr>
          <w:rFonts w:cstheme="minorHAnsi"/>
        </w:rPr>
        <w:t xml:space="preserve">he timing of </w:t>
      </w:r>
      <w:r w:rsidR="00F5461B">
        <w:rPr>
          <w:rFonts w:cstheme="minorHAnsi"/>
        </w:rPr>
        <w:t xml:space="preserve">when eggs hatch and deciduous trees become in danger </w:t>
      </w:r>
      <w:r w:rsidR="0033141C">
        <w:rPr>
          <w:rFonts w:cstheme="minorHAnsi"/>
        </w:rPr>
        <w:t xml:space="preserve">can be predicted using </w:t>
      </w:r>
      <w:r w:rsidR="003326E1">
        <w:rPr>
          <w:rFonts w:cstheme="minorHAnsi"/>
        </w:rPr>
        <w:t>AGD</w:t>
      </w:r>
      <w:r w:rsidR="00B2199C">
        <w:rPr>
          <w:rFonts w:cstheme="minorHAnsi"/>
        </w:rPr>
        <w:t>Ds</w:t>
      </w:r>
      <w:r w:rsidR="008C03F5">
        <w:rPr>
          <w:rFonts w:cstheme="minorHAnsi"/>
        </w:rPr>
        <w:t>.</w:t>
      </w:r>
    </w:p>
    <w:p w14:paraId="7C00DA37" w14:textId="77777777" w:rsidR="0059557D" w:rsidRDefault="008C03F5" w:rsidP="00600580">
      <w:pPr>
        <w:rPr>
          <w:ins w:id="34" w:author="Leslie Goldman" w:date="2019-08-02T11:18:00Z"/>
          <w:rFonts w:cstheme="minorHAnsi"/>
        </w:rPr>
      </w:pPr>
      <w:r>
        <w:rPr>
          <w:rFonts w:cstheme="minorHAnsi"/>
        </w:rPr>
        <w:tab/>
        <w:t xml:space="preserve">AGDDs for gypsy moth egg hatch are calculated using a base temperature of 37.4˚F and the double sine method. The </w:t>
      </w:r>
      <w:hyperlink r:id="rId13" w:history="1">
        <w:r w:rsidRPr="008C03F5">
          <w:rPr>
            <w:rStyle w:val="Hyperlink"/>
            <w:rFonts w:cstheme="minorHAnsi"/>
          </w:rPr>
          <w:t>Na</w:t>
        </w:r>
        <w:r w:rsidRPr="008C03F5">
          <w:rPr>
            <w:rStyle w:val="Hyperlink"/>
            <w:rFonts w:cstheme="minorHAnsi"/>
          </w:rPr>
          <w:t>t</w:t>
        </w:r>
        <w:r w:rsidRPr="008C03F5">
          <w:rPr>
            <w:rStyle w:val="Hyperlink"/>
            <w:rFonts w:cstheme="minorHAnsi"/>
          </w:rPr>
          <w:t>ional Phenology Network</w:t>
        </w:r>
      </w:hyperlink>
      <w:r>
        <w:rPr>
          <w:rFonts w:cstheme="minorHAnsi"/>
        </w:rPr>
        <w:t xml:space="preserve"> provides a gypsy moth forecast to predict when gypsy moth larvae are likely to emerge based on AGDDs. </w:t>
      </w:r>
    </w:p>
    <w:p w14:paraId="3A29E904" w14:textId="5E9B4234" w:rsidR="0059557D" w:rsidRDefault="0059557D" w:rsidP="00600580">
      <w:pPr>
        <w:rPr>
          <w:ins w:id="35" w:author="Leslie Goldman" w:date="2019-08-02T11:18:00Z"/>
          <w:rFonts w:cstheme="minorHAnsi"/>
        </w:rPr>
      </w:pPr>
      <w:ins w:id="36" w:author="Leslie Goldman" w:date="2019-08-02T11:18:00Z">
        <w:r>
          <w:rPr>
            <w:rFonts w:cstheme="minorHAnsi"/>
            <w:noProof/>
          </w:rPr>
          <w:drawing>
            <wp:inline distT="0" distB="0" distL="0" distR="0" wp14:anchorId="0547B7E9" wp14:editId="30A4CE59">
              <wp:extent cx="5943600" cy="3196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2 at 11.17.48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ins>
    </w:p>
    <w:p w14:paraId="6741ABCC" w14:textId="5A961FEF" w:rsidR="008C03F5" w:rsidRDefault="008C03F5" w:rsidP="00600580">
      <w:pPr>
        <w:rPr>
          <w:rFonts w:cstheme="minorHAnsi"/>
        </w:rPr>
      </w:pPr>
      <w:r>
        <w:rPr>
          <w:rFonts w:cstheme="minorHAnsi"/>
        </w:rPr>
        <w:t>Looking at heat accumulation in relation to gypsy moth development can help us better understand the relationships between these pests and the ecosystems they impact. Plants</w:t>
      </w:r>
      <w:r w:rsidR="00820C4A">
        <w:rPr>
          <w:rFonts w:cstheme="minorHAnsi"/>
        </w:rPr>
        <w:t>, like deciduous broadleaf trees,</w:t>
      </w:r>
      <w:r>
        <w:rPr>
          <w:rFonts w:cstheme="minorHAnsi"/>
        </w:rPr>
        <w:t xml:space="preserve"> are also affected by heat accumulation</w:t>
      </w:r>
      <w:r w:rsidR="00820C4A">
        <w:rPr>
          <w:rFonts w:cstheme="minorHAnsi"/>
        </w:rPr>
        <w:t xml:space="preserve">, </w:t>
      </w:r>
      <w:r w:rsidR="00106CD9">
        <w:rPr>
          <w:rFonts w:cstheme="minorHAnsi"/>
        </w:rPr>
        <w:t xml:space="preserve">and the effects </w:t>
      </w:r>
      <w:r w:rsidR="00820C4A">
        <w:rPr>
          <w:rFonts w:cstheme="minorHAnsi"/>
        </w:rPr>
        <w:t xml:space="preserve">can be observed through their </w:t>
      </w:r>
      <w:r w:rsidR="00106CD9">
        <w:rPr>
          <w:rFonts w:cstheme="minorHAnsi"/>
        </w:rPr>
        <w:t xml:space="preserve">changing </w:t>
      </w:r>
      <w:r w:rsidR="00820C4A">
        <w:rPr>
          <w:rFonts w:cstheme="minorHAnsi"/>
        </w:rPr>
        <w:t>phenology.</w:t>
      </w:r>
      <w:ins w:id="37" w:author="Leslie Goldman" w:date="2019-08-02T11:32:00Z">
        <w:r w:rsidR="002F6FF9">
          <w:rPr>
            <w:rFonts w:cstheme="minorHAnsi"/>
          </w:rPr>
          <w:t xml:space="preserve"> </w:t>
        </w:r>
      </w:ins>
      <w:ins w:id="38" w:author="Leslie Goldman" w:date="2019-08-02T11:33:00Z">
        <w:r w:rsidR="002F6FF9">
          <w:rPr>
            <w:rFonts w:cstheme="minorHAnsi"/>
          </w:rPr>
          <w:t>I</w:t>
        </w:r>
        <w:r w:rsidR="002F6FF9">
          <w:rPr>
            <w:rFonts w:ascii="Calibri" w:hAnsi="Calibri" w:cs="Calibri"/>
            <w:color w:val="000000"/>
          </w:rPr>
          <w:t>n fact, t</w:t>
        </w:r>
      </w:ins>
      <w:ins w:id="39" w:author="Leslie Goldman" w:date="2019-08-02T11:32:00Z">
        <w:r w:rsidR="002F6FF9">
          <w:rPr>
            <w:rFonts w:ascii="Calibri" w:hAnsi="Calibri" w:cs="Calibri"/>
            <w:color w:val="000000"/>
          </w:rPr>
          <w:t xml:space="preserve">he </w:t>
        </w:r>
      </w:ins>
      <w:ins w:id="40" w:author="Leslie Goldman" w:date="2019-08-02T11:33:00Z">
        <w:r w:rsidR="002F6FF9">
          <w:rPr>
            <w:rFonts w:ascii="Calibri" w:hAnsi="Calibri" w:cs="Calibri"/>
            <w:color w:val="000000"/>
          </w:rPr>
          <w:t>d</w:t>
        </w:r>
      </w:ins>
      <w:ins w:id="41" w:author="Leslie Goldman" w:date="2019-08-02T11:32:00Z">
        <w:r w:rsidR="002F6FF9">
          <w:rPr>
            <w:rFonts w:ascii="Calibri" w:hAnsi="Calibri" w:cs="Calibri"/>
            <w:color w:val="000000"/>
          </w:rPr>
          <w:t xml:space="preserve">eciduous trees that are so integral to ecosystem function often face </w:t>
        </w:r>
      </w:ins>
      <w:ins w:id="42" w:author="Leslie Goldman" w:date="2019-08-02T11:33:00Z">
        <w:r w:rsidR="002F6FF9">
          <w:rPr>
            <w:rFonts w:ascii="Calibri" w:hAnsi="Calibri" w:cs="Calibri"/>
            <w:color w:val="000000"/>
          </w:rPr>
          <w:t xml:space="preserve">even </w:t>
        </w:r>
      </w:ins>
      <w:ins w:id="43" w:author="Leslie Goldman" w:date="2019-08-02T11:32:00Z">
        <w:r w:rsidR="002F6FF9">
          <w:rPr>
            <w:rFonts w:ascii="Calibri" w:hAnsi="Calibri" w:cs="Calibri"/>
            <w:color w:val="000000"/>
          </w:rPr>
          <w:t xml:space="preserve">more threats than possible defoliation from </w:t>
        </w:r>
        <w:proofErr w:type="spellStart"/>
        <w:r w:rsidR="002F6FF9">
          <w:rPr>
            <w:rFonts w:ascii="Calibri" w:hAnsi="Calibri" w:cs="Calibri"/>
            <w:color w:val="000000"/>
          </w:rPr>
          <w:t>gyspy</w:t>
        </w:r>
        <w:proofErr w:type="spellEnd"/>
        <w:r w:rsidR="002F6FF9">
          <w:rPr>
            <w:rFonts w:ascii="Calibri" w:hAnsi="Calibri" w:cs="Calibri"/>
            <w:color w:val="000000"/>
          </w:rPr>
          <w:t xml:space="preserve"> months.</w:t>
        </w:r>
      </w:ins>
    </w:p>
    <w:p w14:paraId="57C47550" w14:textId="26D57354" w:rsidR="008C03F5" w:rsidRDefault="008C03F5" w:rsidP="00600580">
      <w:pPr>
        <w:rPr>
          <w:rFonts w:cstheme="minorHAnsi"/>
        </w:rPr>
      </w:pPr>
    </w:p>
    <w:p w14:paraId="65B61B41" w14:textId="6AFACA94" w:rsidR="008C03F5" w:rsidRDefault="008C03F5" w:rsidP="00600580">
      <w:pPr>
        <w:rPr>
          <w:rFonts w:cstheme="minorHAnsi"/>
          <w:i/>
          <w:iCs/>
        </w:rPr>
      </w:pPr>
      <w:r>
        <w:rPr>
          <w:rFonts w:cstheme="minorHAnsi"/>
          <w:i/>
          <w:iCs/>
        </w:rPr>
        <w:t xml:space="preserve">Heat Accumulation and </w:t>
      </w:r>
      <w:del w:id="44" w:author="Leslie Goldman" w:date="2019-08-02T11:20:00Z">
        <w:r w:rsidDel="0059557D">
          <w:rPr>
            <w:rFonts w:cstheme="minorHAnsi"/>
            <w:i/>
            <w:iCs/>
          </w:rPr>
          <w:delText xml:space="preserve">Plant </w:delText>
        </w:r>
      </w:del>
      <w:r>
        <w:rPr>
          <w:rFonts w:cstheme="minorHAnsi"/>
          <w:i/>
          <w:iCs/>
        </w:rPr>
        <w:t>Phenology</w:t>
      </w:r>
      <w:ins w:id="45" w:author="Leslie Goldman" w:date="2019-08-02T11:20:00Z">
        <w:r w:rsidR="0059557D">
          <w:rPr>
            <w:rFonts w:cstheme="minorHAnsi"/>
            <w:i/>
            <w:iCs/>
          </w:rPr>
          <w:t xml:space="preserve"> of Deciduous Trees</w:t>
        </w:r>
      </w:ins>
    </w:p>
    <w:p w14:paraId="66DF9A3E" w14:textId="00D4ACEE" w:rsidR="008C03F5" w:rsidRDefault="008C03F5" w:rsidP="00600580">
      <w:pPr>
        <w:rPr>
          <w:rFonts w:ascii="Calibri" w:hAnsi="Calibri" w:cs="Calibri"/>
          <w:color w:val="000000"/>
        </w:rPr>
      </w:pPr>
      <w:r>
        <w:rPr>
          <w:rFonts w:cstheme="minorHAnsi"/>
        </w:rPr>
        <w:tab/>
      </w:r>
      <w:r w:rsidR="000E604F">
        <w:rPr>
          <w:rFonts w:cstheme="minorHAnsi"/>
        </w:rPr>
        <w:t xml:space="preserve">While gypsy moth phenology tracks the insect from an egg to a larva (caterpillar) to a moth, </w:t>
      </w:r>
      <w:r w:rsidR="000E604F">
        <w:t>p</w:t>
      </w:r>
      <w:r>
        <w:t xml:space="preserve">lant phenology </w:t>
      </w:r>
      <w:r w:rsidR="000E604F">
        <w:t xml:space="preserve">follows </w:t>
      </w:r>
      <w:r>
        <w:t>plants through</w:t>
      </w:r>
      <w:r w:rsidR="000E604F">
        <w:t xml:space="preserve"> plant</w:t>
      </w:r>
      <w:r>
        <w:t xml:space="preserve"> </w:t>
      </w:r>
      <w:proofErr w:type="spellStart"/>
      <w:r>
        <w:t>phenophases</w:t>
      </w:r>
      <w:proofErr w:type="spellEnd"/>
      <w:r>
        <w:t xml:space="preserve">, or observable stages of their life cycle that have a defined starting and ending point. Deciduous broadleaf trees have six main </w:t>
      </w:r>
      <w:proofErr w:type="spellStart"/>
      <w:r>
        <w:t>phenophases</w:t>
      </w:r>
      <w:proofErr w:type="spellEnd"/>
      <w:r>
        <w:t xml:space="preserve">: </w:t>
      </w:r>
      <w:r>
        <w:rPr>
          <w:rFonts w:ascii="Calibri" w:hAnsi="Calibri" w:cs="Calibri"/>
          <w:color w:val="000000"/>
        </w:rPr>
        <w:t>breaking leaf buds, increasing leaf size, leaves, colored leaves, open flowers, and falling leaves.</w:t>
      </w:r>
      <w:r w:rsidR="000E604F">
        <w:rPr>
          <w:rFonts w:ascii="Calibri" w:hAnsi="Calibri" w:cs="Calibri"/>
          <w:color w:val="000000"/>
        </w:rPr>
        <w:t xml:space="preserve"> Like moths, plant phenology is also influenced by AGDDs because certain AGDD thresholds must be met before a transition from one phenological stage to another can occur.</w:t>
      </w:r>
    </w:p>
    <w:p w14:paraId="342392D0" w14:textId="4277BDC1" w:rsidR="00FE0D17" w:rsidRDefault="00412E68" w:rsidP="00005D57">
      <w:pPr>
        <w:rPr>
          <w:ins w:id="46" w:author="Leslie Goldman" w:date="2019-08-02T11:39:00Z"/>
          <w:rFonts w:cstheme="minorHAnsi"/>
          <w:color w:val="000000"/>
        </w:rPr>
      </w:pPr>
      <w:r>
        <w:rPr>
          <w:rFonts w:ascii="Calibri" w:hAnsi="Calibri" w:cs="Calibri"/>
          <w:color w:val="000000"/>
        </w:rPr>
        <w:lastRenderedPageBreak/>
        <w:tab/>
        <w:t>With higher temperatures, GDDs accumulat</w:t>
      </w:r>
      <w:r w:rsidR="006B1150">
        <w:rPr>
          <w:rFonts w:ascii="Calibri" w:hAnsi="Calibri" w:cs="Calibri"/>
          <w:color w:val="000000"/>
        </w:rPr>
        <w:t xml:space="preserve">e more quickly, and plants progress through their </w:t>
      </w:r>
      <w:proofErr w:type="spellStart"/>
      <w:r w:rsidR="006B1150">
        <w:rPr>
          <w:rFonts w:ascii="Calibri" w:hAnsi="Calibri" w:cs="Calibri"/>
          <w:color w:val="000000"/>
        </w:rPr>
        <w:t>phenophases</w:t>
      </w:r>
      <w:proofErr w:type="spellEnd"/>
      <w:r w:rsidR="006B1150">
        <w:rPr>
          <w:rFonts w:ascii="Calibri" w:hAnsi="Calibri" w:cs="Calibri"/>
          <w:color w:val="000000"/>
        </w:rPr>
        <w:t xml:space="preserve"> more quickly as well</w:t>
      </w:r>
      <w:r>
        <w:rPr>
          <w:rFonts w:ascii="Calibri" w:hAnsi="Calibri" w:cs="Calibri"/>
          <w:color w:val="000000"/>
        </w:rPr>
        <w:t>.</w:t>
      </w:r>
      <w:r w:rsidR="006B1150">
        <w:rPr>
          <w:rFonts w:ascii="Calibri" w:hAnsi="Calibri" w:cs="Calibri"/>
          <w:color w:val="000000"/>
        </w:rPr>
        <w:t xml:space="preserve"> If </w:t>
      </w:r>
      <w:del w:id="47" w:author="Leslie Goldman" w:date="2019-08-02T11:22:00Z">
        <w:r w:rsidR="006B1150" w:rsidDel="0059557D">
          <w:rPr>
            <w:rFonts w:ascii="Calibri" w:hAnsi="Calibri" w:cs="Calibri"/>
            <w:color w:val="000000"/>
          </w:rPr>
          <w:delText xml:space="preserve">the </w:delText>
        </w:r>
      </w:del>
      <w:r w:rsidR="006B1150">
        <w:rPr>
          <w:rFonts w:ascii="Calibri" w:hAnsi="Calibri" w:cs="Calibri"/>
          <w:color w:val="000000"/>
        </w:rPr>
        <w:t>warmer temperatures lead to</w:t>
      </w:r>
      <w:r w:rsidR="00820C4A">
        <w:rPr>
          <w:rFonts w:cstheme="minorHAnsi"/>
        </w:rPr>
        <w:t xml:space="preserve"> spring</w:t>
      </w:r>
      <w:r w:rsidR="006B1150">
        <w:rPr>
          <w:rFonts w:cstheme="minorHAnsi"/>
        </w:rPr>
        <w:t>-like conditions</w:t>
      </w:r>
      <w:r w:rsidR="00820C4A">
        <w:rPr>
          <w:rFonts w:cstheme="minorHAnsi"/>
        </w:rPr>
        <w:t xml:space="preserve"> occur</w:t>
      </w:r>
      <w:r w:rsidR="006B1150">
        <w:rPr>
          <w:rFonts w:cstheme="minorHAnsi"/>
        </w:rPr>
        <w:t>ring</w:t>
      </w:r>
      <w:r w:rsidR="00820C4A">
        <w:rPr>
          <w:rFonts w:cstheme="minorHAnsi"/>
        </w:rPr>
        <w:t xml:space="preserve"> earlier</w:t>
      </w:r>
      <w:ins w:id="48" w:author="Leslie Goldman" w:date="2019-08-02T11:28:00Z">
        <w:r w:rsidR="002F6FF9">
          <w:rPr>
            <w:rFonts w:cstheme="minorHAnsi"/>
          </w:rPr>
          <w:t xml:space="preserve"> in what is called a “false spring”</w:t>
        </w:r>
      </w:ins>
      <w:r w:rsidR="00820C4A">
        <w:rPr>
          <w:rFonts w:cstheme="minorHAnsi"/>
        </w:rPr>
        <w:t xml:space="preserve">, </w:t>
      </w:r>
      <w:del w:id="49" w:author="Leslie Goldman" w:date="2019-08-02T11:22:00Z">
        <w:r w:rsidR="00FE4D33" w:rsidDel="0059557D">
          <w:rPr>
            <w:rFonts w:cstheme="minorHAnsi"/>
          </w:rPr>
          <w:delText xml:space="preserve">then </w:delText>
        </w:r>
      </w:del>
      <w:r w:rsidR="00FE4D33">
        <w:rPr>
          <w:rFonts w:cstheme="minorHAnsi"/>
        </w:rPr>
        <w:t xml:space="preserve">flowering </w:t>
      </w:r>
      <w:ins w:id="50" w:author="Leslie Goldman" w:date="2019-08-02T11:21:00Z">
        <w:r w:rsidR="0059557D">
          <w:rPr>
            <w:rFonts w:cstheme="minorHAnsi"/>
          </w:rPr>
          <w:t xml:space="preserve">deciduous </w:t>
        </w:r>
      </w:ins>
      <w:r w:rsidR="00FE4D33">
        <w:rPr>
          <w:rFonts w:cstheme="minorHAnsi"/>
        </w:rPr>
        <w:t xml:space="preserve">trees </w:t>
      </w:r>
      <w:del w:id="51" w:author="Leslie Goldman" w:date="2019-08-02T11:26:00Z">
        <w:r w:rsidR="00A61727" w:rsidDel="002F6FF9">
          <w:rPr>
            <w:rFonts w:cstheme="minorHAnsi"/>
          </w:rPr>
          <w:delText>are more likely to</w:delText>
        </w:r>
      </w:del>
      <w:ins w:id="52" w:author="Leslie Goldman" w:date="2019-08-02T11:26:00Z">
        <w:r w:rsidR="002F6FF9">
          <w:rPr>
            <w:rFonts w:cstheme="minorHAnsi"/>
          </w:rPr>
          <w:t>often</w:t>
        </w:r>
      </w:ins>
      <w:r w:rsidR="00FE4D33">
        <w:rPr>
          <w:rFonts w:cstheme="minorHAnsi"/>
        </w:rPr>
        <w:t xml:space="preserve"> </w:t>
      </w:r>
      <w:r w:rsidR="00A61727">
        <w:rPr>
          <w:rFonts w:cstheme="minorHAnsi"/>
        </w:rPr>
        <w:t>transition</w:t>
      </w:r>
      <w:r w:rsidR="00FE4D33">
        <w:rPr>
          <w:rFonts w:cstheme="minorHAnsi"/>
        </w:rPr>
        <w:t xml:space="preserve"> into their freeze-intolerant open flowers</w:t>
      </w:r>
      <w:ins w:id="53" w:author="Leslie Goldman" w:date="2019-08-02T11:34:00Z">
        <w:r w:rsidR="002F6FF9">
          <w:rPr>
            <w:rFonts w:cstheme="minorHAnsi"/>
          </w:rPr>
          <w:t xml:space="preserve"> </w:t>
        </w:r>
        <w:proofErr w:type="spellStart"/>
        <w:r w:rsidR="002F6FF9">
          <w:rPr>
            <w:rFonts w:cstheme="minorHAnsi"/>
          </w:rPr>
          <w:t>phenophase</w:t>
        </w:r>
      </w:ins>
      <w:proofErr w:type="spellEnd"/>
      <w:r w:rsidR="00FE4D33">
        <w:rPr>
          <w:rFonts w:cstheme="minorHAnsi"/>
        </w:rPr>
        <w:t xml:space="preserve"> </w:t>
      </w:r>
      <w:del w:id="54" w:author="Leslie Goldman" w:date="2019-08-02T11:22:00Z">
        <w:r w:rsidR="00FE4D33" w:rsidDel="0059557D">
          <w:rPr>
            <w:rFonts w:cstheme="minorHAnsi"/>
          </w:rPr>
          <w:delText>phenophase</w:delText>
        </w:r>
      </w:del>
      <w:ins w:id="55" w:author="Leslie Goldman" w:date="2019-08-02T11:26:00Z">
        <w:r w:rsidR="002F6FF9">
          <w:rPr>
            <w:rFonts w:cstheme="minorHAnsi"/>
          </w:rPr>
          <w:t>before the</w:t>
        </w:r>
      </w:ins>
      <w:ins w:id="56" w:author="Leslie Goldman" w:date="2019-08-02T11:28:00Z">
        <w:r w:rsidR="002F6FF9">
          <w:rPr>
            <w:rFonts w:cstheme="minorHAnsi"/>
          </w:rPr>
          <w:t xml:space="preserve"> risk of </w:t>
        </w:r>
      </w:ins>
      <w:ins w:id="57" w:author="Leslie Goldman" w:date="2019-08-02T11:41:00Z">
        <w:r w:rsidR="001931E4">
          <w:rPr>
            <w:rFonts w:cstheme="minorHAnsi"/>
          </w:rPr>
          <w:t xml:space="preserve">frost </w:t>
        </w:r>
      </w:ins>
      <w:ins w:id="58" w:author="Leslie Goldman" w:date="2019-08-02T11:28:00Z">
        <w:r w:rsidR="002F6FF9">
          <w:rPr>
            <w:rFonts w:cstheme="minorHAnsi"/>
          </w:rPr>
          <w:t>is over</w:t>
        </w:r>
      </w:ins>
      <w:del w:id="59" w:author="Leslie Goldman" w:date="2019-08-02T11:22:00Z">
        <w:r w:rsidR="00FE4D33" w:rsidDel="0059557D">
          <w:rPr>
            <w:rFonts w:cstheme="minorHAnsi"/>
          </w:rPr>
          <w:delText xml:space="preserve"> </w:delText>
        </w:r>
      </w:del>
      <w:del w:id="60" w:author="Leslie Goldman" w:date="2019-08-02T11:26:00Z">
        <w:r w:rsidR="00FE4D33" w:rsidDel="002F6FF9">
          <w:rPr>
            <w:rFonts w:cstheme="minorHAnsi"/>
          </w:rPr>
          <w:delText>earlier</w:delText>
        </w:r>
      </w:del>
      <w:r w:rsidR="00FE4D33">
        <w:rPr>
          <w:rFonts w:cstheme="minorHAnsi"/>
        </w:rPr>
        <w:t xml:space="preserve">. </w:t>
      </w:r>
      <w:del w:id="61" w:author="Leslie Goldman" w:date="2019-08-02T11:30:00Z">
        <w:r w:rsidR="00FE4D33" w:rsidDel="002F6FF9">
          <w:rPr>
            <w:rFonts w:cstheme="minorHAnsi"/>
          </w:rPr>
          <w:delText xml:space="preserve">These </w:delText>
        </w:r>
        <w:r w:rsidR="00820C4A" w:rsidRPr="00C43F8F" w:rsidDel="002F6FF9">
          <w:rPr>
            <w:rFonts w:cstheme="minorHAnsi"/>
            <w:color w:val="000000"/>
          </w:rPr>
          <w:delText xml:space="preserve">plants </w:delText>
        </w:r>
        <w:r w:rsidR="006B1150" w:rsidDel="002F6FF9">
          <w:rPr>
            <w:rFonts w:cstheme="minorHAnsi"/>
            <w:color w:val="000000"/>
          </w:rPr>
          <w:delText xml:space="preserve">may </w:delText>
        </w:r>
        <w:r w:rsidR="00AC099B" w:rsidDel="002F6FF9">
          <w:rPr>
            <w:rFonts w:cstheme="minorHAnsi"/>
            <w:color w:val="000000"/>
          </w:rPr>
          <w:delText>then</w:delText>
        </w:r>
        <w:r w:rsidR="00FE4D33" w:rsidDel="002F6FF9">
          <w:rPr>
            <w:rFonts w:cstheme="minorHAnsi"/>
            <w:color w:val="000000"/>
          </w:rPr>
          <w:delText xml:space="preserve"> </w:delText>
        </w:r>
        <w:r w:rsidR="006B1150" w:rsidDel="002F6FF9">
          <w:rPr>
            <w:rFonts w:cstheme="minorHAnsi"/>
            <w:color w:val="000000"/>
          </w:rPr>
          <w:delText>be</w:delText>
        </w:r>
        <w:r w:rsidR="00820C4A" w:rsidRPr="00C43F8F" w:rsidDel="002F6FF9">
          <w:rPr>
            <w:rFonts w:cstheme="minorHAnsi"/>
            <w:color w:val="000000"/>
          </w:rPr>
          <w:delText xml:space="preserve"> more susceptible to freezes that can come after the beginning of </w:delText>
        </w:r>
        <w:r w:rsidR="006B1150" w:rsidDel="002F6FF9">
          <w:rPr>
            <w:rFonts w:cstheme="minorHAnsi"/>
            <w:color w:val="000000"/>
          </w:rPr>
          <w:delText xml:space="preserve">these </w:delText>
        </w:r>
        <w:r w:rsidR="00820C4A" w:rsidRPr="00C43F8F" w:rsidDel="002F6FF9">
          <w:rPr>
            <w:rFonts w:cstheme="minorHAnsi"/>
            <w:color w:val="000000"/>
          </w:rPr>
          <w:delText>false springs</w:delText>
        </w:r>
        <w:r w:rsidR="00FE4D33" w:rsidDel="002F6FF9">
          <w:rPr>
            <w:rFonts w:cstheme="minorHAnsi"/>
            <w:color w:val="000000"/>
          </w:rPr>
          <w:delText xml:space="preserve">, which may </w:delText>
        </w:r>
        <w:r w:rsidR="00AC099B" w:rsidDel="002F6FF9">
          <w:rPr>
            <w:rFonts w:cstheme="minorHAnsi"/>
            <w:color w:val="000000"/>
          </w:rPr>
          <w:delText>lead to the death of these</w:delText>
        </w:r>
      </w:del>
      <w:ins w:id="62" w:author="Leslie Goldman" w:date="2019-08-02T11:30:00Z">
        <w:r w:rsidR="002F6FF9">
          <w:rPr>
            <w:rFonts w:cstheme="minorHAnsi"/>
          </w:rPr>
          <w:t>While flowering trees will often survive a spring frost, the</w:t>
        </w:r>
      </w:ins>
      <w:ins w:id="63" w:author="Leslie Goldman" w:date="2019-08-02T11:31:00Z">
        <w:r w:rsidR="002F6FF9">
          <w:rPr>
            <w:rFonts w:cstheme="minorHAnsi"/>
          </w:rPr>
          <w:t xml:space="preserve"> majority of their</w:t>
        </w:r>
      </w:ins>
      <w:r w:rsidR="00AC099B">
        <w:rPr>
          <w:rFonts w:cstheme="minorHAnsi"/>
          <w:color w:val="000000"/>
        </w:rPr>
        <w:t xml:space="preserve"> flowers</w:t>
      </w:r>
      <w:ins w:id="64" w:author="Leslie Goldman" w:date="2019-08-02T11:30:00Z">
        <w:r w:rsidR="002F6FF9">
          <w:rPr>
            <w:rFonts w:cstheme="minorHAnsi"/>
            <w:color w:val="000000"/>
          </w:rPr>
          <w:t xml:space="preserve"> often die</w:t>
        </w:r>
      </w:ins>
      <w:del w:id="65" w:author="Leslie Goldman" w:date="2019-08-02T11:30:00Z">
        <w:r w:rsidR="00AC099B" w:rsidDel="002F6FF9">
          <w:rPr>
            <w:rFonts w:cstheme="minorHAnsi"/>
            <w:color w:val="000000"/>
          </w:rPr>
          <w:delText>,</w:delText>
        </w:r>
      </w:del>
      <w:r w:rsidR="00AC099B">
        <w:rPr>
          <w:rFonts w:cstheme="minorHAnsi"/>
          <w:color w:val="000000"/>
        </w:rPr>
        <w:t xml:space="preserve"> resulting in no fruit production later in the season</w:t>
      </w:r>
      <w:r w:rsidR="006B1150">
        <w:rPr>
          <w:rFonts w:cstheme="minorHAnsi"/>
          <w:color w:val="000000"/>
        </w:rPr>
        <w:t>.</w:t>
      </w:r>
      <w:ins w:id="66" w:author="Leslie Goldman" w:date="2019-08-02T11:35:00Z">
        <w:r w:rsidR="002F6FF9">
          <w:rPr>
            <w:rFonts w:cstheme="minorHAnsi"/>
            <w:color w:val="000000"/>
          </w:rPr>
          <w:t xml:space="preserve"> </w:t>
        </w:r>
      </w:ins>
      <w:del w:id="67" w:author="Leslie Goldman" w:date="2019-08-02T11:35:00Z">
        <w:r w:rsidR="00820C4A" w:rsidRPr="00C43F8F" w:rsidDel="002F6FF9">
          <w:rPr>
            <w:rFonts w:cstheme="minorHAnsi"/>
            <w:color w:val="000000"/>
          </w:rPr>
          <w:delText xml:space="preserve"> </w:delText>
        </w:r>
      </w:del>
      <w:r w:rsidR="00AC099B">
        <w:rPr>
          <w:rFonts w:cstheme="minorHAnsi"/>
          <w:color w:val="000000"/>
        </w:rPr>
        <w:t xml:space="preserve">A decrease in fruit production would disrupt the food web as </w:t>
      </w:r>
      <w:r w:rsidR="00A61727">
        <w:rPr>
          <w:rFonts w:cstheme="minorHAnsi"/>
          <w:color w:val="000000"/>
        </w:rPr>
        <w:t xml:space="preserve">herbivores that rely on this fruit must try to find food sources elsewhere. </w:t>
      </w:r>
      <w:del w:id="68" w:author="Leslie Goldman" w:date="2019-08-02T11:40:00Z">
        <w:r w:rsidR="006B1150" w:rsidDel="001931E4">
          <w:rPr>
            <w:rFonts w:cstheme="minorHAnsi"/>
            <w:color w:val="000000"/>
          </w:rPr>
          <w:delText>By understanding phenology and how it is influenced by AGDDs, we can observe the impacts of changing temperatures on ecosystems.</w:delText>
        </w:r>
      </w:del>
    </w:p>
    <w:p w14:paraId="17B829C5" w14:textId="77777777" w:rsidR="001931E4" w:rsidRDefault="001931E4" w:rsidP="001931E4">
      <w:pPr>
        <w:ind w:firstLine="720"/>
        <w:rPr>
          <w:moveTo w:id="69" w:author="Leslie Goldman" w:date="2019-08-02T11:39:00Z"/>
        </w:rPr>
      </w:pPr>
      <w:moveToRangeStart w:id="70" w:author="Leslie Goldman" w:date="2019-08-02T11:39:00Z" w:name="move15638394"/>
      <w:moveTo w:id="71" w:author="Leslie Goldman" w:date="2019-08-02T11:39:00Z">
        <w:r>
          <w:t xml:space="preserve">Examining how plant phenology changes over time, especially in relation to temperature and heat accumulation, is important in: </w:t>
        </w:r>
        <w:r w:rsidRPr="00D71450">
          <w:t xml:space="preserve">optimizing when to plant, fertilize, and harvest crops; </w:t>
        </w:r>
        <w:r>
          <w:t>managing invasive species, like the gypsy moth; predicting human health-related events like the timing and severity of allergies; understanding the timing of ecosystem processes, such as carbon-cycling; and assessing the vulnerability of species and ecological communities to ongoing climate change.</w:t>
        </w:r>
      </w:moveTo>
    </w:p>
    <w:moveToRangeEnd w:id="70"/>
    <w:p w14:paraId="068AD91F" w14:textId="77777777" w:rsidR="001931E4" w:rsidRDefault="001931E4" w:rsidP="00005D57">
      <w:pPr>
        <w:rPr>
          <w:rFonts w:cstheme="minorHAnsi"/>
          <w:color w:val="000000"/>
        </w:rPr>
      </w:pPr>
    </w:p>
    <w:p w14:paraId="559B5423" w14:textId="5DDCE146" w:rsidR="00D1442D" w:rsidRDefault="00FF356A" w:rsidP="00D1442D">
      <w:pPr>
        <w:jc w:val="center"/>
        <w:rPr>
          <w:rFonts w:cstheme="minorHAnsi"/>
          <w:color w:val="000000"/>
        </w:rPr>
      </w:pPr>
      <w:r>
        <w:rPr>
          <w:rFonts w:cstheme="minorHAnsi"/>
          <w:noProof/>
          <w:color w:val="000000"/>
        </w:rPr>
        <mc:AlternateContent>
          <mc:Choice Requires="wps">
            <w:drawing>
              <wp:anchor distT="0" distB="0" distL="114300" distR="114300" simplePos="0" relativeHeight="251669504" behindDoc="0" locked="0" layoutInCell="1" allowOverlap="1" wp14:anchorId="6C76FBA5" wp14:editId="3A503883">
                <wp:simplePos x="0" y="0"/>
                <wp:positionH relativeFrom="column">
                  <wp:posOffset>1155065</wp:posOffset>
                </wp:positionH>
                <wp:positionV relativeFrom="paragraph">
                  <wp:posOffset>2248488</wp:posOffset>
                </wp:positionV>
                <wp:extent cx="879896" cy="17252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79896" cy="172528"/>
                        </a:xfrm>
                        <a:prstGeom prst="rect">
                          <a:avLst/>
                        </a:prstGeom>
                        <a:noFill/>
                        <a:ln w="6350">
                          <a:noFill/>
                        </a:ln>
                      </wps:spPr>
                      <wps:txbx>
                        <w:txbxContent>
                          <w:p w14:paraId="55CCB165" w14:textId="2585B745" w:rsidR="00FF356A" w:rsidRPr="00FF356A" w:rsidRDefault="00FF356A">
                            <w:pPr>
                              <w:rPr>
                                <w:sz w:val="10"/>
                              </w:rPr>
                            </w:pPr>
                            <w:r w:rsidRPr="00FF356A">
                              <w:rPr>
                                <w:sz w:val="10"/>
                              </w:rPr>
                              <w:t xml:space="preserve">May 1: Last </w:t>
                            </w:r>
                            <w:del w:id="72" w:author="Leslie Goldman" w:date="2019-08-02T12:11:00Z">
                              <w:r w:rsidRPr="00FF356A" w:rsidDel="00662792">
                                <w:rPr>
                                  <w:sz w:val="10"/>
                                </w:rPr>
                                <w:delText xml:space="preserve"> </w:delText>
                              </w:r>
                            </w:del>
                            <w:r w:rsidRPr="00FF356A">
                              <w:rPr>
                                <w:sz w:val="10"/>
                              </w:rPr>
                              <w:t>spring frost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76FBA5" id="_x0000_t202" coordsize="21600,21600" o:spt="202" path="m,l,21600r21600,l21600,xe">
                <v:stroke joinstyle="miter"/>
                <v:path gradientshapeok="t" o:connecttype="rect"/>
              </v:shapetype>
              <v:shape id="Text Box 19" o:spid="_x0000_s1026" type="#_x0000_t202" style="position:absolute;left:0;text-align:left;margin-left:90.95pt;margin-top:177.05pt;width:69.3pt;height:1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" filled="f" stroked="f" strokeweight=".5pt">
                <v:textbox>
                  <w:txbxContent>
                    <w:p w14:paraId="55CCB165" w14:textId="2585B745" w:rsidR="00FF356A" w:rsidRPr="00FF356A" w:rsidRDefault="00FF356A">
                      <w:pPr>
                        <w:rPr>
                          <w:sz w:val="10"/>
                        </w:rPr>
                      </w:pPr>
                      <w:r w:rsidRPr="00FF356A">
                        <w:rPr>
                          <w:sz w:val="10"/>
                        </w:rPr>
                        <w:t xml:space="preserve">May 1: Last </w:t>
                      </w:r>
                      <w:del w:id="73" w:author="Leslie Goldman" w:date="2019-08-02T12:11:00Z">
                        <w:r w:rsidRPr="00FF356A" w:rsidDel="00662792">
                          <w:rPr>
                            <w:sz w:val="10"/>
                          </w:rPr>
                          <w:delText xml:space="preserve"> </w:delText>
                        </w:r>
                      </w:del>
                      <w:r w:rsidRPr="00FF356A">
                        <w:rPr>
                          <w:sz w:val="10"/>
                        </w:rPr>
                        <w:t>spring frost date</w:t>
                      </w:r>
                    </w:p>
                  </w:txbxContent>
                </v:textbox>
              </v:shape>
            </w:pict>
          </mc:Fallback>
        </mc:AlternateContent>
      </w:r>
      <w:ins w:id="74" w:author="Leslie Goldman" w:date="2019-08-02T12:07:00Z">
        <w:r w:rsidRPr="00FF356A">
          <w:rPr>
            <w:rFonts w:cstheme="minorHAnsi"/>
            <w:color w:val="000000"/>
          </w:rPr>
          <mc:AlternateContent>
            <mc:Choice Requires="wps">
              <w:drawing>
                <wp:anchor distT="0" distB="0" distL="114300" distR="114300" simplePos="0" relativeHeight="251668480" behindDoc="0" locked="0" layoutInCell="1" allowOverlap="1" wp14:anchorId="0687F55A" wp14:editId="502F1866">
                  <wp:simplePos x="0" y="0"/>
                  <wp:positionH relativeFrom="column">
                    <wp:posOffset>1133438</wp:posOffset>
                  </wp:positionH>
                  <wp:positionV relativeFrom="paragraph">
                    <wp:posOffset>2304415</wp:posOffset>
                  </wp:positionV>
                  <wp:extent cx="45719" cy="54187"/>
                  <wp:effectExtent l="12700" t="0" r="31115" b="22225"/>
                  <wp:wrapNone/>
                  <wp:docPr id="17" name="Triangle 17"/>
                  <wp:cNvGraphicFramePr/>
                  <a:graphic xmlns:a="http://schemas.openxmlformats.org/drawingml/2006/main">
                    <a:graphicData uri="http://schemas.microsoft.com/office/word/2010/wordprocessingShape">
                      <wps:wsp>
                        <wps:cNvSpPr/>
                        <wps:spPr>
                          <a:xfrm rot="10800000">
                            <a:off x="0" y="0"/>
                            <a:ext cx="45719" cy="5418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22AA9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7" o:spid="_x0000_s1026" type="#_x0000_t5" style="position:absolute;margin-left:89.25pt;margin-top:181.45pt;width:3.6pt;height:4.25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" fillcolor="#4472c4 [3204]" strokecolor="#1f3763 [1604]" strokeweight="1pt"/>
              </w:pict>
            </mc:Fallback>
          </mc:AlternateContent>
        </w:r>
        <w:r w:rsidRPr="00FF356A">
          <w:rPr>
            <w:rFonts w:cstheme="minorHAnsi"/>
            <w:color w:val="000000"/>
          </w:rPr>
          <mc:AlternateContent>
            <mc:Choice Requires="wps">
              <w:drawing>
                <wp:anchor distT="0" distB="0" distL="114300" distR="114300" simplePos="0" relativeHeight="251666432" behindDoc="0" locked="0" layoutInCell="1" allowOverlap="1" wp14:anchorId="7C125C3B" wp14:editId="04460419">
                  <wp:simplePos x="0" y="0"/>
                  <wp:positionH relativeFrom="column">
                    <wp:posOffset>1272540</wp:posOffset>
                  </wp:positionH>
                  <wp:positionV relativeFrom="paragraph">
                    <wp:posOffset>1840230</wp:posOffset>
                  </wp:positionV>
                  <wp:extent cx="45719" cy="54187"/>
                  <wp:effectExtent l="12700" t="0" r="31115" b="22225"/>
                  <wp:wrapNone/>
                  <wp:docPr id="16" name="Triangle 16"/>
                  <wp:cNvGraphicFramePr/>
                  <a:graphic xmlns:a="http://schemas.openxmlformats.org/drawingml/2006/main">
                    <a:graphicData uri="http://schemas.microsoft.com/office/word/2010/wordprocessingShape">
                      <wps:wsp>
                        <wps:cNvSpPr/>
                        <wps:spPr>
                          <a:xfrm rot="10800000">
                            <a:off x="0" y="0"/>
                            <a:ext cx="45719" cy="5418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E68AA" id="Triangle 16" o:spid="_x0000_s1026" type="#_x0000_t5" style="position:absolute;margin-left:100.2pt;margin-top:144.9pt;width:3.6pt;height:4.2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" fillcolor="#4472c4 [3204]" strokecolor="#1f3763 [1604]" strokeweight="1pt"/>
              </w:pict>
            </mc:Fallback>
          </mc:AlternateContent>
        </w:r>
      </w:ins>
      <w:ins w:id="75" w:author="Leslie Goldman" w:date="2019-08-02T12:06:00Z">
        <w:r w:rsidRPr="00FF356A">
          <w:rPr>
            <w:rFonts w:cstheme="minorHAnsi"/>
            <w:color w:val="000000"/>
          </w:rPr>
          <mc:AlternateContent>
            <mc:Choice Requires="wps">
              <w:drawing>
                <wp:anchor distT="0" distB="0" distL="114300" distR="114300" simplePos="0" relativeHeight="251663360" behindDoc="0" locked="0" layoutInCell="1" allowOverlap="1" wp14:anchorId="653C632C" wp14:editId="47E9D61E">
                  <wp:simplePos x="0" y="0"/>
                  <wp:positionH relativeFrom="column">
                    <wp:posOffset>1252220</wp:posOffset>
                  </wp:positionH>
                  <wp:positionV relativeFrom="paragraph">
                    <wp:posOffset>1198245</wp:posOffset>
                  </wp:positionV>
                  <wp:extent cx="45719" cy="54187"/>
                  <wp:effectExtent l="12700" t="0" r="31115" b="22225"/>
                  <wp:wrapNone/>
                  <wp:docPr id="14" name="Triangle 14"/>
                  <wp:cNvGraphicFramePr/>
                  <a:graphic xmlns:a="http://schemas.openxmlformats.org/drawingml/2006/main">
                    <a:graphicData uri="http://schemas.microsoft.com/office/word/2010/wordprocessingShape">
                      <wps:wsp>
                        <wps:cNvSpPr/>
                        <wps:spPr>
                          <a:xfrm rot="10800000">
                            <a:off x="0" y="0"/>
                            <a:ext cx="45719" cy="5418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3DD91" id="Triangle 14" o:spid="_x0000_s1026" type="#_x0000_t5" style="position:absolute;margin-left:98.6pt;margin-top:94.35pt;width:3.6pt;height:4.2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" fillcolor="#4472c4 [3204]" strokecolor="#1f3763 [1604]" strokeweight="1pt"/>
              </w:pict>
            </mc:Fallback>
          </mc:AlternateContent>
        </w:r>
        <w:r>
          <w:rPr>
            <w:rFonts w:cstheme="minorHAnsi"/>
            <w:noProof/>
            <w:color w:val="000000"/>
          </w:rPr>
          <mc:AlternateContent>
            <mc:Choice Requires="wps">
              <w:drawing>
                <wp:anchor distT="0" distB="0" distL="114300" distR="114300" simplePos="0" relativeHeight="251661312" behindDoc="0" locked="0" layoutInCell="1" allowOverlap="1" wp14:anchorId="4709D47B" wp14:editId="7DBB11B8">
                  <wp:simplePos x="0" y="0"/>
                  <wp:positionH relativeFrom="column">
                    <wp:posOffset>4178935</wp:posOffset>
                  </wp:positionH>
                  <wp:positionV relativeFrom="paragraph">
                    <wp:posOffset>1198880</wp:posOffset>
                  </wp:positionV>
                  <wp:extent cx="45719" cy="54187"/>
                  <wp:effectExtent l="12700" t="0" r="31115" b="22225"/>
                  <wp:wrapNone/>
                  <wp:docPr id="13" name="Triangle 13"/>
                  <wp:cNvGraphicFramePr/>
                  <a:graphic xmlns:a="http://schemas.openxmlformats.org/drawingml/2006/main">
                    <a:graphicData uri="http://schemas.microsoft.com/office/word/2010/wordprocessingShape">
                      <wps:wsp>
                        <wps:cNvSpPr/>
                        <wps:spPr>
                          <a:xfrm rot="10800000">
                            <a:off x="0" y="0"/>
                            <a:ext cx="45719" cy="5418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ACB9" id="Triangle 13" o:spid="_x0000_s1026" type="#_x0000_t5" style="position:absolute;margin-left:329.05pt;margin-top:94.4pt;width:3.6pt;height:4.2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" fillcolor="#4472c4 [3204]" strokecolor="#1f3763 [1604]" strokeweight="1pt"/>
              </w:pict>
            </mc:Fallback>
          </mc:AlternateContent>
        </w:r>
      </w:ins>
      <w:ins w:id="76" w:author="Leslie Goldman" w:date="2019-08-02T12:05:00Z">
        <w:r>
          <w:rPr>
            <w:rFonts w:cstheme="minorHAnsi"/>
            <w:noProof/>
            <w:color w:val="000000"/>
          </w:rPr>
          <mc:AlternateContent>
            <mc:Choice Requires="wps">
              <w:drawing>
                <wp:anchor distT="0" distB="0" distL="114300" distR="114300" simplePos="0" relativeHeight="251659264" behindDoc="0" locked="0" layoutInCell="1" allowOverlap="1" wp14:anchorId="1CAAF716" wp14:editId="4F4F9531">
                  <wp:simplePos x="0" y="0"/>
                  <wp:positionH relativeFrom="column">
                    <wp:posOffset>4179147</wp:posOffset>
                  </wp:positionH>
                  <wp:positionV relativeFrom="paragraph">
                    <wp:posOffset>1913043</wp:posOffset>
                  </wp:positionV>
                  <wp:extent cx="45719" cy="54187"/>
                  <wp:effectExtent l="12700" t="0" r="31115" b="22225"/>
                  <wp:wrapNone/>
                  <wp:docPr id="10" name="Triangle 10"/>
                  <wp:cNvGraphicFramePr/>
                  <a:graphic xmlns:a="http://schemas.openxmlformats.org/drawingml/2006/main">
                    <a:graphicData uri="http://schemas.microsoft.com/office/word/2010/wordprocessingShape">
                      <wps:wsp>
                        <wps:cNvSpPr/>
                        <wps:spPr>
                          <a:xfrm rot="10800000">
                            <a:off x="0" y="0"/>
                            <a:ext cx="45719" cy="5418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5FF1F" id="Triangle 10" o:spid="_x0000_s1026" type="#_x0000_t5" style="position:absolute;margin-left:329.05pt;margin-top:150.65pt;width:3.6pt;height:4.2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" fillcolor="#4472c4 [3204]" strokecolor="#1f3763 [1604]" strokeweight="1pt"/>
              </w:pict>
            </mc:Fallback>
          </mc:AlternateContent>
        </w:r>
      </w:ins>
      <w:r w:rsidR="00D1442D">
        <w:rPr>
          <w:rFonts w:cstheme="minorHAnsi"/>
          <w:noProof/>
          <w:color w:val="000000"/>
        </w:rPr>
        <w:drawing>
          <wp:inline distT="0" distB="0" distL="0" distR="0" wp14:anchorId="46D267F6" wp14:editId="368EE98B">
            <wp:extent cx="6503368" cy="2533227"/>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nyApp_phenophasesAndAGDD.png"/>
                    <pic:cNvPicPr/>
                  </pic:nvPicPr>
                  <pic:blipFill rotWithShape="1">
                    <a:blip r:embed="rId15" cstate="print">
                      <a:extLst>
                        <a:ext uri="{28A0092B-C50C-407E-A947-70E740481C1C}">
                          <a14:useLocalDpi xmlns:a14="http://schemas.microsoft.com/office/drawing/2010/main" val="0"/>
                        </a:ext>
                      </a:extLst>
                    </a:blip>
                    <a:srcRect b="21101"/>
                    <a:stretch/>
                  </pic:blipFill>
                  <pic:spPr bwMode="auto">
                    <a:xfrm>
                      <a:off x="0" y="0"/>
                      <a:ext cx="6509643" cy="2535671"/>
                    </a:xfrm>
                    <a:prstGeom prst="rect">
                      <a:avLst/>
                    </a:prstGeom>
                    <a:ln>
                      <a:noFill/>
                    </a:ln>
                    <a:extLst>
                      <a:ext uri="{53640926-AAD7-44D8-BBD7-CCE9431645EC}">
                        <a14:shadowObscured xmlns:a14="http://schemas.microsoft.com/office/drawing/2010/main"/>
                      </a:ext>
                    </a:extLst>
                  </pic:spPr>
                </pic:pic>
              </a:graphicData>
            </a:graphic>
          </wp:inline>
        </w:drawing>
      </w:r>
    </w:p>
    <w:p w14:paraId="7306582B" w14:textId="5A5A863E" w:rsidR="0098608E" w:rsidRDefault="00FE0D17" w:rsidP="007F38EC">
      <w:pPr>
        <w:pStyle w:val="Caption"/>
        <w:jc w:val="center"/>
        <w:rPr>
          <w:rFonts w:cstheme="minorHAnsi"/>
          <w:color w:val="000000"/>
        </w:rPr>
      </w:pPr>
      <w:del w:id="77" w:author="Leslie Goldman" w:date="2019-08-02T11:58:00Z">
        <w:r w:rsidDel="00FF356A">
          <w:delText>In the application introduced later in this post, the user has the option</w:delText>
        </w:r>
      </w:del>
      <w:ins w:id="78" w:author="Leslie Goldman" w:date="2019-08-02T11:58:00Z">
        <w:r w:rsidR="00FF356A">
          <w:t>Above: Th</w:t>
        </w:r>
      </w:ins>
      <w:ins w:id="79" w:author="Leslie Goldman" w:date="2019-08-02T12:03:00Z">
        <w:r w:rsidR="00FF356A">
          <w:t>is</w:t>
        </w:r>
      </w:ins>
      <w:ins w:id="80" w:author="Leslie Goldman" w:date="2019-08-02T11:58:00Z">
        <w:r w:rsidR="00FF356A">
          <w:t xml:space="preserve"> data visualization shows</w:t>
        </w:r>
      </w:ins>
      <w:del w:id="81" w:author="Leslie Goldman" w:date="2019-08-02T11:58:00Z">
        <w:r w:rsidDel="00FF356A">
          <w:delText xml:space="preserve"> to view </w:delText>
        </w:r>
      </w:del>
      <w:ins w:id="82" w:author="Leslie Goldman" w:date="2019-08-02T11:58:00Z">
        <w:r w:rsidR="00FF356A">
          <w:t xml:space="preserve"> </w:t>
        </w:r>
      </w:ins>
      <w:r>
        <w:t xml:space="preserve">both phenology data and AGDDs </w:t>
      </w:r>
      <w:del w:id="83" w:author="Leslie Goldman" w:date="2019-08-02T12:03:00Z">
        <w:r w:rsidDel="00FF356A">
          <w:delText xml:space="preserve">for a selected site over a number of years. In this example, the user is exploring the relationship between phenophase transitions and the accumulation of GDDs </w:delText>
        </w:r>
      </w:del>
      <w:r>
        <w:t xml:space="preserve">at </w:t>
      </w:r>
      <w:del w:id="84" w:author="Leslie Goldman" w:date="2019-08-02T11:58:00Z">
        <w:r w:rsidDel="00FF356A">
          <w:delText xml:space="preserve">the </w:delText>
        </w:r>
      </w:del>
      <w:ins w:id="85" w:author="Leslie Goldman" w:date="2019-08-02T11:58:00Z">
        <w:r w:rsidR="00FF356A">
          <w:t>NEON’s</w:t>
        </w:r>
        <w:r w:rsidR="00FF356A">
          <w:t xml:space="preserve"> </w:t>
        </w:r>
      </w:ins>
      <w:r>
        <w:t xml:space="preserve">Harvard Forest </w:t>
      </w:r>
      <w:del w:id="86" w:author="Leslie Goldman" w:date="2019-08-02T11:59:00Z">
        <w:r w:rsidDel="00FF356A">
          <w:delText xml:space="preserve">NEON </w:delText>
        </w:r>
      </w:del>
      <w:r>
        <w:t xml:space="preserve">field site for 2017 and 2018. </w:t>
      </w:r>
      <w:del w:id="87" w:author="Leslie Goldman" w:date="2019-08-02T11:59:00Z">
        <w:r w:rsidDel="00FF356A">
          <w:delText xml:space="preserve">Observing how phenology and AGDDs are connected can allow us to </w:delText>
        </w:r>
        <w:r w:rsidR="007F38EC" w:rsidDel="00FF356A">
          <w:delText>understand how other ecosystem processes are also connected.</w:delText>
        </w:r>
      </w:del>
      <w:ins w:id="88" w:author="Leslie Goldman" w:date="2019-08-02T11:59:00Z">
        <w:r w:rsidR="00FF356A">
          <w:t xml:space="preserve">This field site is located in Massachusetts where </w:t>
        </w:r>
      </w:ins>
      <w:ins w:id="89" w:author="Leslie Goldman" w:date="2019-08-02T12:00:00Z">
        <w:r w:rsidR="00FF356A">
          <w:t xml:space="preserve">according to the Farmer’s almanac </w:t>
        </w:r>
      </w:ins>
      <w:ins w:id="90" w:author="Leslie Goldman" w:date="2019-08-02T11:59:00Z">
        <w:r w:rsidR="00FF356A">
          <w:t>the avera</w:t>
        </w:r>
      </w:ins>
      <w:ins w:id="91" w:author="Leslie Goldman" w:date="2019-08-02T12:00:00Z">
        <w:r w:rsidR="00FF356A">
          <w:t>ge last frost date is May 1 (a</w:t>
        </w:r>
      </w:ins>
      <w:ins w:id="92" w:author="Leslie Goldman" w:date="2019-08-02T12:01:00Z">
        <w:r w:rsidR="00FF356A">
          <w:t xml:space="preserve">s calculated using the </w:t>
        </w:r>
        <w:r w:rsidR="00FF356A">
          <w:fldChar w:fldCharType="begin"/>
        </w:r>
        <w:r w:rsidR="00FF356A">
          <w:instrText xml:space="preserve"> HYPERLINK "https://www.ncdc.noaa.gov/data-access/land-based-station-data/land-based-datasets/climate-normals/1981-2010-normals-data" </w:instrText>
        </w:r>
        <w:r w:rsidR="00FF356A">
          <w:fldChar w:fldCharType="separate"/>
        </w:r>
        <w:r w:rsidR="00FF356A" w:rsidRPr="00FF356A">
          <w:rPr>
            <w:rStyle w:val="Hyperlink"/>
          </w:rPr>
          <w:t xml:space="preserve">1981-2010 US Climate </w:t>
        </w:r>
        <w:proofErr w:type="spellStart"/>
        <w:r w:rsidR="00FF356A" w:rsidRPr="00FF356A">
          <w:rPr>
            <w:rStyle w:val="Hyperlink"/>
          </w:rPr>
          <w:t>Normal</w:t>
        </w:r>
        <w:r w:rsidR="00FF356A" w:rsidRPr="00FF356A">
          <w:rPr>
            <w:rStyle w:val="Hyperlink"/>
          </w:rPr>
          <w:t>s</w:t>
        </w:r>
      </w:ins>
      <w:proofErr w:type="spellEnd"/>
      <w:ins w:id="93" w:author="Leslie Goldman" w:date="2019-08-02T12:02:00Z">
        <w:r w:rsidR="00FF356A">
          <w:rPr>
            <w:rStyle w:val="Hyperlink"/>
          </w:rPr>
          <w:t>)</w:t>
        </w:r>
      </w:ins>
      <w:ins w:id="94" w:author="Leslie Goldman" w:date="2019-08-02T12:01:00Z">
        <w:r w:rsidR="00FF356A">
          <w:fldChar w:fldCharType="end"/>
        </w:r>
      </w:ins>
      <w:ins w:id="95" w:author="Leslie Goldman" w:date="2019-08-02T12:00:00Z">
        <w:r w:rsidR="00FF356A">
          <w:t>.</w:t>
        </w:r>
      </w:ins>
      <w:ins w:id="96" w:author="Leslie Goldman" w:date="2019-08-02T12:04:00Z">
        <w:r w:rsidR="00FF356A">
          <w:t xml:space="preserve"> As you can see, Red Maples in 2017 </w:t>
        </w:r>
      </w:ins>
      <w:ins w:id="97" w:author="Leslie Goldman" w:date="2019-08-02T12:10:00Z">
        <w:r w:rsidR="00FF356A">
          <w:t>were</w:t>
        </w:r>
      </w:ins>
      <w:ins w:id="98" w:author="Leslie Goldman" w:date="2019-08-02T12:04:00Z">
        <w:r w:rsidR="00FF356A">
          <w:t xml:space="preserve"> flowering well before the last frost date makin</w:t>
        </w:r>
      </w:ins>
      <w:ins w:id="99" w:author="Leslie Goldman" w:date="2019-08-02T12:05:00Z">
        <w:r w:rsidR="00FF356A">
          <w:t>g them more at risk t</w:t>
        </w:r>
      </w:ins>
      <w:ins w:id="100" w:author="Leslie Goldman" w:date="2019-08-02T12:04:00Z">
        <w:r w:rsidR="00FF356A">
          <w:t>o frost damage</w:t>
        </w:r>
      </w:ins>
      <w:ins w:id="101" w:author="Leslie Goldman" w:date="2019-08-02T12:10:00Z">
        <w:r w:rsidR="00662792">
          <w:t xml:space="preserve"> and the Northern Red Oaks were flowering after the </w:t>
        </w:r>
      </w:ins>
      <w:ins w:id="102" w:author="Leslie Goldman" w:date="2019-08-02T12:11:00Z">
        <w:r w:rsidR="00662792">
          <w:t xml:space="preserve">last </w:t>
        </w:r>
      </w:ins>
      <w:ins w:id="103" w:author="Leslie Goldman" w:date="2019-08-02T12:10:00Z">
        <w:r w:rsidR="00662792">
          <w:t>frost date</w:t>
        </w:r>
      </w:ins>
      <w:ins w:id="104" w:author="Leslie Goldman" w:date="2019-08-02T12:11:00Z">
        <w:r w:rsidR="00662792">
          <w:t>.</w:t>
        </w:r>
      </w:ins>
    </w:p>
    <w:p w14:paraId="77ED7850" w14:textId="0CF87390" w:rsidR="0098608E" w:rsidRDefault="0098608E" w:rsidP="00412E68">
      <w:pPr>
        <w:rPr>
          <w:rFonts w:cstheme="minorHAnsi"/>
          <w:i/>
          <w:iCs/>
          <w:color w:val="000000"/>
        </w:rPr>
      </w:pPr>
      <w:r>
        <w:rPr>
          <w:rFonts w:cstheme="minorHAnsi"/>
          <w:i/>
          <w:iCs/>
          <w:color w:val="000000"/>
        </w:rPr>
        <w:t>NEON Data</w:t>
      </w:r>
      <w:r w:rsidR="008112EA">
        <w:rPr>
          <w:rFonts w:cstheme="minorHAnsi"/>
          <w:i/>
          <w:iCs/>
          <w:color w:val="000000"/>
        </w:rPr>
        <w:t xml:space="preserve"> and Exploring Patterns</w:t>
      </w:r>
    </w:p>
    <w:p w14:paraId="4731BB0A" w14:textId="76A9FEE9" w:rsidR="00D1442D" w:rsidRDefault="00DF1757" w:rsidP="00D1442D">
      <w:pPr>
        <w:ind w:firstLine="720"/>
      </w:pPr>
      <w:r>
        <w:rPr>
          <w:rFonts w:ascii="Calibri" w:hAnsi="Calibri" w:cs="Calibri"/>
          <w:color w:val="000000"/>
        </w:rPr>
        <w:t xml:space="preserve">Comparing AGDDs and changes in plant phenology can be achieved using available plant phenology data and daily temperature data, both of which can be obtained through the </w:t>
      </w:r>
      <w:hyperlink r:id="rId16" w:history="1">
        <w:r w:rsidRPr="007865EB">
          <w:rPr>
            <w:rStyle w:val="Hyperlink"/>
            <w:rFonts w:ascii="Calibri" w:hAnsi="Calibri" w:cs="Calibri"/>
          </w:rPr>
          <w:t>NEON Data Portal</w:t>
        </w:r>
      </w:hyperlink>
      <w:r>
        <w:rPr>
          <w:rFonts w:ascii="Calibri" w:hAnsi="Calibri" w:cs="Calibri"/>
          <w:color w:val="000000"/>
        </w:rPr>
        <w:t xml:space="preserve">. </w:t>
      </w:r>
      <w:r w:rsidR="0098608E">
        <w:rPr>
          <w:rFonts w:ascii="Calibri" w:hAnsi="Calibri" w:cs="Calibri"/>
          <w:color w:val="000000"/>
        </w:rPr>
        <w:t xml:space="preserve">NEON has been collecting data on </w:t>
      </w:r>
      <w:hyperlink r:id="rId17" w:history="1">
        <w:r w:rsidR="0098608E" w:rsidRPr="00C2694E">
          <w:rPr>
            <w:rStyle w:val="Hyperlink"/>
            <w:rFonts w:ascii="Calibri" w:hAnsi="Calibri" w:cs="Calibri"/>
          </w:rPr>
          <w:t>plant phenology</w:t>
        </w:r>
      </w:hyperlink>
      <w:r w:rsidR="0098608E">
        <w:rPr>
          <w:rFonts w:ascii="Calibri" w:hAnsi="Calibri" w:cs="Calibri"/>
          <w:color w:val="000000"/>
        </w:rPr>
        <w:t xml:space="preserve"> at NEON terrestrial sites across the United States since late 2013. </w:t>
      </w:r>
      <w:commentRangeStart w:id="105"/>
      <w:r w:rsidR="007564AF">
        <w:rPr>
          <w:rFonts w:ascii="Calibri" w:hAnsi="Calibri" w:cs="Calibri"/>
          <w:color w:val="000000"/>
        </w:rPr>
        <w:t>(screenshots of multiple sites over years</w:t>
      </w:r>
      <w:ins w:id="106" w:author="Leslie Goldman" w:date="2019-08-02T12:20:00Z">
        <w:r w:rsidR="00662792">
          <w:rPr>
            <w:rFonts w:ascii="Calibri" w:hAnsi="Calibri" w:cs="Calibri"/>
            <w:color w:val="000000"/>
          </w:rPr>
          <w:t xml:space="preserve"> </w:t>
        </w:r>
      </w:ins>
      <w:ins w:id="107" w:author="Leslie Goldman" w:date="2019-08-02T12:21:00Z">
        <w:r w:rsidR="00662792">
          <w:rPr>
            <w:rFonts w:ascii="Calibri" w:hAnsi="Calibri" w:cs="Calibri"/>
            <w:color w:val="000000"/>
          </w:rPr>
          <w:t>– see below</w:t>
        </w:r>
      </w:ins>
      <w:bookmarkStart w:id="108" w:name="_GoBack"/>
      <w:bookmarkEnd w:id="108"/>
      <w:r w:rsidR="007564AF">
        <w:rPr>
          <w:rFonts w:ascii="Calibri" w:hAnsi="Calibri" w:cs="Calibri"/>
          <w:color w:val="000000"/>
        </w:rPr>
        <w:t xml:space="preserve">) </w:t>
      </w:r>
      <w:commentRangeEnd w:id="105"/>
      <w:r w:rsidR="001931E4">
        <w:rPr>
          <w:rStyle w:val="CommentReference"/>
        </w:rPr>
        <w:commentReference w:id="105"/>
      </w:r>
      <w:r w:rsidR="0098608E">
        <w:rPr>
          <w:rFonts w:ascii="Calibri" w:hAnsi="Calibri" w:cs="Calibri"/>
          <w:color w:val="000000"/>
        </w:rPr>
        <w:t xml:space="preserve">Part of the </w:t>
      </w:r>
      <w:r w:rsidR="008112EA">
        <w:rPr>
          <w:rFonts w:ascii="Calibri" w:hAnsi="Calibri" w:cs="Calibri"/>
          <w:color w:val="000000"/>
        </w:rPr>
        <w:t>monitoring</w:t>
      </w:r>
      <w:r w:rsidR="0098608E">
        <w:rPr>
          <w:rFonts w:ascii="Calibri" w:hAnsi="Calibri" w:cs="Calibri"/>
          <w:color w:val="000000"/>
        </w:rPr>
        <w:t xml:space="preserve"> follows deciduous broadleaf trees as they </w:t>
      </w:r>
      <w:r w:rsidR="007865EB">
        <w:rPr>
          <w:rFonts w:ascii="Calibri" w:hAnsi="Calibri" w:cs="Calibri"/>
          <w:color w:val="000000"/>
        </w:rPr>
        <w:t>transform</w:t>
      </w:r>
      <w:r w:rsidR="0098608E">
        <w:rPr>
          <w:rFonts w:ascii="Calibri" w:hAnsi="Calibri" w:cs="Calibri"/>
          <w:color w:val="000000"/>
        </w:rPr>
        <w:t xml:space="preserve"> through their </w:t>
      </w:r>
      <w:r w:rsidR="007865EB">
        <w:rPr>
          <w:rFonts w:ascii="Calibri" w:hAnsi="Calibri" w:cs="Calibri"/>
          <w:color w:val="000000"/>
        </w:rPr>
        <w:t xml:space="preserve">six </w:t>
      </w:r>
      <w:proofErr w:type="spellStart"/>
      <w:r w:rsidR="0098608E">
        <w:rPr>
          <w:rFonts w:ascii="Calibri" w:hAnsi="Calibri" w:cs="Calibri"/>
          <w:color w:val="000000"/>
        </w:rPr>
        <w:t>phenophases</w:t>
      </w:r>
      <w:proofErr w:type="spellEnd"/>
      <w:r w:rsidR="0098608E">
        <w:rPr>
          <w:rFonts w:ascii="Calibri" w:hAnsi="Calibri" w:cs="Calibri"/>
          <w:color w:val="000000"/>
        </w:rPr>
        <w:t xml:space="preserve">. NEON employs status-based monitoring in which the phenological condition of an individual is reported any time that individual is observed. Status and intensity data are reported per </w:t>
      </w:r>
      <w:proofErr w:type="spellStart"/>
      <w:r w:rsidR="0098608E">
        <w:rPr>
          <w:rFonts w:ascii="Calibri" w:hAnsi="Calibri" w:cs="Calibri"/>
          <w:color w:val="000000"/>
        </w:rPr>
        <w:t>phenophase</w:t>
      </w:r>
      <w:proofErr w:type="spellEnd"/>
      <w:r w:rsidR="0098608E">
        <w:rPr>
          <w:rFonts w:ascii="Calibri" w:hAnsi="Calibri" w:cs="Calibri"/>
          <w:color w:val="000000"/>
        </w:rPr>
        <w:t xml:space="preserve"> per individual or patch, for each day observed.</w:t>
      </w:r>
      <w:r w:rsidR="009129DB">
        <w:rPr>
          <w:rFonts w:ascii="Calibri" w:hAnsi="Calibri" w:cs="Calibri"/>
          <w:color w:val="000000"/>
        </w:rPr>
        <w:t xml:space="preserve"> </w:t>
      </w:r>
      <w:hyperlink r:id="rId18" w:history="1">
        <w:r w:rsidR="0098608E" w:rsidRPr="009E2C08">
          <w:rPr>
            <w:rStyle w:val="Hyperlink"/>
          </w:rPr>
          <w:t>Air temperature data</w:t>
        </w:r>
      </w:hyperlink>
      <w:r w:rsidR="0098608E">
        <w:t xml:space="preserve"> </w:t>
      </w:r>
      <w:r w:rsidR="00020139">
        <w:t>have</w:t>
      </w:r>
      <w:r w:rsidR="0098608E">
        <w:t xml:space="preserve"> also </w:t>
      </w:r>
      <w:r w:rsidR="00020139">
        <w:t xml:space="preserve">been </w:t>
      </w:r>
      <w:r w:rsidR="0098608E">
        <w:t xml:space="preserve">collected </w:t>
      </w:r>
      <w:r w:rsidR="00020139">
        <w:t xml:space="preserve">each day since late 2013 </w:t>
      </w:r>
      <w:r w:rsidR="0098608E">
        <w:t xml:space="preserve">at NEON field sites using sensor assemblies on deployed towers. </w:t>
      </w:r>
    </w:p>
    <w:p w14:paraId="3B4CC726" w14:textId="77777777" w:rsidR="002E6141" w:rsidRDefault="002E6141" w:rsidP="007F38EC">
      <w:pPr>
        <w:pStyle w:val="Caption"/>
        <w:jc w:val="center"/>
      </w:pPr>
      <w:r>
        <w:rPr>
          <w:noProof/>
        </w:rPr>
        <w:lastRenderedPageBreak/>
        <w:drawing>
          <wp:inline distT="0" distB="0" distL="0" distR="0" wp14:anchorId="1D69098B" wp14:editId="53B68D30">
            <wp:extent cx="3291840" cy="2720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eld-si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1682" cy="2728474"/>
                    </a:xfrm>
                    <a:prstGeom prst="rect">
                      <a:avLst/>
                    </a:prstGeom>
                  </pic:spPr>
                </pic:pic>
              </a:graphicData>
            </a:graphic>
          </wp:inline>
        </w:drawing>
      </w:r>
    </w:p>
    <w:p w14:paraId="58A40971" w14:textId="5CA8302B" w:rsidR="007F38EC" w:rsidRDefault="007F38EC" w:rsidP="007F38EC">
      <w:pPr>
        <w:pStyle w:val="Caption"/>
        <w:jc w:val="center"/>
      </w:pPr>
      <w:r>
        <w:t xml:space="preserve">This map shows the location of the ten NEON field sites the user is able to observe data for within the application introduced below. Within the application, the user can explore </w:t>
      </w:r>
      <w:r w:rsidR="00050276">
        <w:t>which site each point represents.</w:t>
      </w:r>
    </w:p>
    <w:p w14:paraId="2BD0E267" w14:textId="77777777" w:rsidR="00020139" w:rsidRDefault="00020139" w:rsidP="009129DB">
      <w:pPr>
        <w:ind w:firstLine="720"/>
      </w:pPr>
      <w:r>
        <w:t>Below, these multi-year datasets are used to explore the relationship between heat accumulation</w:t>
      </w:r>
      <w:r w:rsidR="007865EB">
        <w:t>,</w:t>
      </w:r>
      <w:r>
        <w:t xml:space="preserve"> in the form of AGDDs</w:t>
      </w:r>
      <w:r w:rsidR="007865EB">
        <w:t>,</w:t>
      </w:r>
      <w:r>
        <w:t xml:space="preserve"> and phenological transitions for deciduous broadleaf trees.</w:t>
      </w:r>
      <w:r w:rsidR="009129DB">
        <w:t xml:space="preserve"> The user can select one of ten NEON terrestrial field sites where deciduous broadleaf tree phenology </w:t>
      </w:r>
      <w:r w:rsidR="003A20C3">
        <w:t>data are</w:t>
      </w:r>
      <w:r w:rsidR="009129DB">
        <w:t xml:space="preserve"> </w:t>
      </w:r>
      <w:r w:rsidR="003A20C3">
        <w:t>collected</w:t>
      </w:r>
      <w:r w:rsidR="009129DB">
        <w:t xml:space="preserve"> and choose to </w:t>
      </w:r>
      <w:r w:rsidR="003A20C3">
        <w:t>observe phenological transitions</w:t>
      </w:r>
      <w:r w:rsidR="009129DB">
        <w:t xml:space="preserve">, AGDDs, or compare both together </w:t>
      </w:r>
      <w:r w:rsidR="003A20C3">
        <w:t xml:space="preserve">over time </w:t>
      </w:r>
      <w:r w:rsidR="009129DB">
        <w:t xml:space="preserve">for a selected number of years that data </w:t>
      </w:r>
      <w:r w:rsidR="003A20C3">
        <w:t>are</w:t>
      </w:r>
      <w:r w:rsidR="009129DB">
        <w:t xml:space="preserve"> available for.</w:t>
      </w:r>
    </w:p>
    <w:p w14:paraId="70543DD2" w14:textId="1138F6E7" w:rsidR="00050276" w:rsidRDefault="00050276" w:rsidP="00050276">
      <w:pPr>
        <w:jc w:val="center"/>
      </w:pPr>
    </w:p>
    <w:p w14:paraId="046BBE34" w14:textId="18BA2729" w:rsidR="00FB5837" w:rsidRDefault="002E6141" w:rsidP="00FB5837">
      <w:pPr>
        <w:keepNext/>
        <w:jc w:val="center"/>
      </w:pPr>
      <w:r>
        <w:rPr>
          <w:noProof/>
        </w:rPr>
        <w:lastRenderedPageBreak/>
        <w:drawing>
          <wp:inline distT="0" distB="0" distL="0" distR="0" wp14:anchorId="1B94EEBB" wp14:editId="4260DAE4">
            <wp:extent cx="4075889" cy="2022268"/>
            <wp:effectExtent l="0" t="0" r="1270" b="0"/>
            <wp:docPr id="5" name="Picture 5" descr="A screen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nology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1990" cy="2030257"/>
                    </a:xfrm>
                    <a:prstGeom prst="rect">
                      <a:avLst/>
                    </a:prstGeom>
                  </pic:spPr>
                </pic:pic>
              </a:graphicData>
            </a:graphic>
          </wp:inline>
        </w:drawing>
      </w:r>
    </w:p>
    <w:p w14:paraId="387D0A90" w14:textId="34C20AF8" w:rsidR="002E6141" w:rsidRDefault="002E6141" w:rsidP="00FB5837">
      <w:pPr>
        <w:keepNext/>
        <w:jc w:val="center"/>
      </w:pPr>
      <w:r>
        <w:rPr>
          <w:noProof/>
        </w:rPr>
        <w:drawing>
          <wp:inline distT="0" distB="0" distL="0" distR="0" wp14:anchorId="132B97ED" wp14:editId="0434EEAA">
            <wp:extent cx="4007336" cy="1988255"/>
            <wp:effectExtent l="0" t="0" r="6350" b="571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nology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1891" cy="2000438"/>
                    </a:xfrm>
                    <a:prstGeom prst="rect">
                      <a:avLst/>
                    </a:prstGeom>
                  </pic:spPr>
                </pic:pic>
              </a:graphicData>
            </a:graphic>
          </wp:inline>
        </w:drawing>
      </w:r>
    </w:p>
    <w:p w14:paraId="2A63F0A0" w14:textId="35505A5B" w:rsidR="00050276" w:rsidRDefault="00FB5837" w:rsidP="00FB5837">
      <w:pPr>
        <w:pStyle w:val="Caption"/>
        <w:jc w:val="center"/>
      </w:pPr>
      <w:r>
        <w:t xml:space="preserve">In this example from the application below, the user observes phenology data at Bartlett Experimental Forest and then at Oak Ridge for the years 2016 and 2017. The user is able to explore how </w:t>
      </w:r>
      <w:proofErr w:type="spellStart"/>
      <w:r>
        <w:t>phenophases</w:t>
      </w:r>
      <w:proofErr w:type="spellEnd"/>
      <w:r>
        <w:t xml:space="preserve"> transition from year to year and how the transitions differ from site to site.</w:t>
      </w:r>
    </w:p>
    <w:p w14:paraId="15DB86FD" w14:textId="3783CAB4" w:rsidR="002E6141" w:rsidRDefault="003A20C3" w:rsidP="002E6141">
      <w:pPr>
        <w:ind w:firstLine="720"/>
        <w:rPr>
          <w:rFonts w:eastAsiaTheme="minorEastAsia"/>
        </w:rPr>
      </w:pPr>
      <w:r>
        <w:t xml:space="preserve">Phenology is shown as the percentage of the observed individuals in each </w:t>
      </w:r>
      <w:proofErr w:type="spellStart"/>
      <w:r>
        <w:t>phenophase</w:t>
      </w:r>
      <w:proofErr w:type="spellEnd"/>
      <w:r>
        <w:t xml:space="preserve"> at each time point data was collected, and AGDDs are calculated using a base temperature of 50˚F—a standard base temperature for plant phenology—and with the temperature averaging method, where the calculation of GDDs follow this equation: </w:t>
      </w:r>
      <m:oMath>
        <m:r>
          <w:rPr>
            <w:rFonts w:ascii="Cambria Math" w:hAnsi="Cambria Math"/>
          </w:rPr>
          <m:t xml:space="preserve">GDD=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min</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base</m:t>
            </m:r>
          </m:sub>
        </m:sSub>
        <m:r>
          <w:rPr>
            <w:rFonts w:ascii="Cambria Math" w:hAnsi="Cambria Math"/>
          </w:rPr>
          <m:t>.</m:t>
        </m:r>
      </m:oMath>
      <w:r w:rsidR="00A00DC0">
        <w:rPr>
          <w:rFonts w:eastAsiaTheme="minorEastAsia"/>
        </w:rPr>
        <w:t xml:space="preserve"> </w:t>
      </w:r>
    </w:p>
    <w:p w14:paraId="56042CFD" w14:textId="76326739" w:rsidR="002E6141" w:rsidRPr="002E6141" w:rsidRDefault="002E6141" w:rsidP="002E6141">
      <w:pPr>
        <w:jc w:val="center"/>
        <w:rPr>
          <w:rFonts w:eastAsiaTheme="minorEastAsia"/>
        </w:rPr>
      </w:pPr>
      <w:r>
        <w:rPr>
          <w:rFonts w:eastAsiaTheme="minorEastAsia"/>
          <w:noProof/>
        </w:rPr>
        <w:drawing>
          <wp:inline distT="0" distB="0" distL="0" distR="0" wp14:anchorId="06AEE787" wp14:editId="02938AE8">
            <wp:extent cx="4287236" cy="2169268"/>
            <wp:effectExtent l="0" t="0" r="5715"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D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3102" cy="2172236"/>
                    </a:xfrm>
                    <a:prstGeom prst="rect">
                      <a:avLst/>
                    </a:prstGeom>
                  </pic:spPr>
                </pic:pic>
              </a:graphicData>
            </a:graphic>
          </wp:inline>
        </w:drawing>
      </w:r>
    </w:p>
    <w:p w14:paraId="133EE16A" w14:textId="7DB4A2EE" w:rsidR="00FB5837" w:rsidRDefault="00390FF3" w:rsidP="00FB5837">
      <w:pPr>
        <w:pStyle w:val="Caption"/>
        <w:jc w:val="center"/>
        <w:rPr>
          <w:rFonts w:eastAsiaTheme="minorEastAsia"/>
        </w:rPr>
      </w:pPr>
      <w:r>
        <w:t>In this example, the user is observing AGDDs at the UNDERC site for 2016, 2017, and 2018. The user is exploring how AGDDs may be changing from year to year, which could allow for the prediction of how phenology may change from year to year.</w:t>
      </w:r>
    </w:p>
    <w:p w14:paraId="04E2AC6B" w14:textId="27E29F6F" w:rsidR="003A20C3" w:rsidRPr="009129DB" w:rsidRDefault="00A00DC0" w:rsidP="009129DB">
      <w:pPr>
        <w:ind w:firstLine="720"/>
        <w:rPr>
          <w:rFonts w:ascii="Calibri" w:hAnsi="Calibri" w:cs="Calibri"/>
          <w:color w:val="000000"/>
        </w:rPr>
      </w:pPr>
      <w:r>
        <w:rPr>
          <w:rFonts w:eastAsiaTheme="minorEastAsia"/>
        </w:rPr>
        <w:lastRenderedPageBreak/>
        <w:t>Applications like this allow users to explore the linkage between temperature and plant phenology, over time and across space. This could then serve as the basis for further studies regarding the impacts of shifting temperatures on ecosystems, including the relationship between temperature, plant phenology, and gypsy moth population dynamics.</w:t>
      </w:r>
    </w:p>
    <w:p w14:paraId="022357C1" w14:textId="1E1A8BDE" w:rsidR="008010A7" w:rsidRDefault="001E6F76" w:rsidP="00FB5837">
      <w:pPr>
        <w:jc w:val="center"/>
        <w:rPr>
          <w:rFonts w:cstheme="minorHAnsi"/>
        </w:rPr>
      </w:pPr>
      <w:r>
        <w:rPr>
          <w:noProof/>
        </w:rPr>
        <mc:AlternateContent>
          <mc:Choice Requires="wps">
            <w:drawing>
              <wp:inline distT="0" distB="0" distL="0" distR="0" wp14:anchorId="7B7485E2" wp14:editId="046F2AA5">
                <wp:extent cx="4513634" cy="982494"/>
                <wp:effectExtent l="0" t="0" r="7620" b="8255"/>
                <wp:docPr id="11" name="Text Box 11"/>
                <wp:cNvGraphicFramePr/>
                <a:graphic xmlns:a="http://schemas.openxmlformats.org/drawingml/2006/main">
                  <a:graphicData uri="http://schemas.microsoft.com/office/word/2010/wordprocessingShape">
                    <wps:wsp>
                      <wps:cNvSpPr txBox="1"/>
                      <wps:spPr>
                        <a:xfrm>
                          <a:off x="0" y="0"/>
                          <a:ext cx="4513634" cy="982494"/>
                        </a:xfrm>
                        <a:prstGeom prst="rect">
                          <a:avLst/>
                        </a:prstGeom>
                        <a:solidFill>
                          <a:schemeClr val="lt1"/>
                        </a:solidFill>
                        <a:ln w="6350">
                          <a:solidFill>
                            <a:prstClr val="black"/>
                          </a:solidFill>
                        </a:ln>
                      </wps:spPr>
                      <wps:txbx>
                        <w:txbxContent>
                          <w:p w14:paraId="30328B66" w14:textId="77777777" w:rsidR="001E6F76" w:rsidRDefault="001E6F76" w:rsidP="001E6F76">
                            <w:pPr>
                              <w:jc w:val="center"/>
                            </w:pPr>
                            <w:r>
                              <w:t>Shiny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7485E2" id="Text Box 11" o:spid="_x0000_s1027" type="#_x0000_t202" style="width:355.4pt;height:7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" fillcolor="white [3201]" strokeweight=".5pt">
                <v:textbox>
                  <w:txbxContent>
                    <w:p w14:paraId="30328B66" w14:textId="77777777" w:rsidR="001E6F76" w:rsidRDefault="001E6F76" w:rsidP="001E6F76">
                      <w:pPr>
                        <w:jc w:val="center"/>
                      </w:pPr>
                      <w:r>
                        <w:t>Shiny app</w:t>
                      </w:r>
                    </w:p>
                  </w:txbxContent>
                </v:textbox>
                <w10:anchorlock/>
              </v:shape>
            </w:pict>
          </mc:Fallback>
        </mc:AlternateContent>
      </w:r>
    </w:p>
    <w:p w14:paraId="1D5E354B" w14:textId="3C151DAB" w:rsidR="00F71DE8" w:rsidRPr="00390FF3" w:rsidRDefault="00F71DE8" w:rsidP="00390FF3">
      <w:pPr>
        <w:jc w:val="center"/>
        <w:rPr>
          <w:rFonts w:cstheme="minorHAnsi"/>
        </w:rPr>
      </w:pPr>
    </w:p>
    <w:p w14:paraId="57C23D74" w14:textId="0A5942A4" w:rsidR="00A9680A" w:rsidRDefault="00A00DC0" w:rsidP="00A9680A">
      <w:pPr>
        <w:rPr>
          <w:rFonts w:cstheme="minorHAnsi"/>
          <w:i/>
          <w:iCs/>
        </w:rPr>
      </w:pPr>
      <w:r>
        <w:rPr>
          <w:rFonts w:cstheme="minorHAnsi"/>
          <w:i/>
          <w:iCs/>
        </w:rPr>
        <w:t>NEON Phenology Data for Understanding our Changing Ecosystems</w:t>
      </w:r>
    </w:p>
    <w:p w14:paraId="6CD6A88D" w14:textId="3C698E6A" w:rsidR="00A9680A" w:rsidDel="001931E4" w:rsidRDefault="00A9680A" w:rsidP="00A9680A">
      <w:pPr>
        <w:ind w:firstLine="720"/>
        <w:rPr>
          <w:moveFrom w:id="109" w:author="Leslie Goldman" w:date="2019-08-02T11:39:00Z"/>
        </w:rPr>
      </w:pPr>
      <w:moveFromRangeStart w:id="110" w:author="Leslie Goldman" w:date="2019-08-02T11:39:00Z" w:name="move15638394"/>
      <w:moveFrom w:id="111" w:author="Leslie Goldman" w:date="2019-08-02T11:39:00Z">
        <w:r w:rsidDel="001931E4">
          <w:t xml:space="preserve">Examining how plant phenology changes over time, especially in relation to temperature and heat accumulation, is important in: </w:t>
        </w:r>
        <w:r w:rsidRPr="00D71450" w:rsidDel="001931E4">
          <w:t xml:space="preserve">optimizing when to plant, fertilize, and harvest crops; </w:t>
        </w:r>
        <w:r w:rsidDel="001931E4">
          <w:t>managing invasive species, like the gypsy moth; predicting human health-related events like the timing and severity of allergies; understanding the timing of ecosystem processes, such as carbon-cycling; and assessing the vulnerability of species and ecological communities to ongoing climate change.</w:t>
        </w:r>
      </w:moveFrom>
    </w:p>
    <w:moveFromRangeEnd w:id="110"/>
    <w:p w14:paraId="39C5E28E" w14:textId="60B37F35" w:rsidR="00A9680A" w:rsidRDefault="003A20C3" w:rsidP="00A9680A">
      <w:pPr>
        <w:ind w:firstLine="720"/>
      </w:pPr>
      <w:r>
        <w:t>NEON</w:t>
      </w:r>
      <w:r w:rsidR="00A9680A">
        <w:t xml:space="preserve"> </w:t>
      </w:r>
      <w:r w:rsidR="003D5CBF">
        <w:t xml:space="preserve">will </w:t>
      </w:r>
      <w:r w:rsidR="00A9680A">
        <w:t xml:space="preserve">continue to collect phenology and air temperature data </w:t>
      </w:r>
      <w:r w:rsidR="003D5CBF">
        <w:t xml:space="preserve">for the next </w:t>
      </w:r>
      <w:r w:rsidR="00A9680A">
        <w:t xml:space="preserve">30 years, </w:t>
      </w:r>
      <w:r w:rsidR="003D5CBF">
        <w:t>making it</w:t>
      </w:r>
      <w:r w:rsidR="00A9680A">
        <w:t xml:space="preserve"> possible to </w:t>
      </w:r>
      <w:r w:rsidR="003D5CBF">
        <w:t xml:space="preserve">monitor ongoing patterns and </w:t>
      </w:r>
      <w:r w:rsidR="00A9680A">
        <w:t xml:space="preserve">make predictions for future seasonal changes. These predictions can then help us in </w:t>
      </w:r>
      <w:r w:rsidR="00DF1757">
        <w:t>understanding interactions throughout</w:t>
      </w:r>
      <w:r w:rsidR="00A9680A">
        <w:t xml:space="preserve"> parts of the food web and ecosystems that may be affected by changing climate</w:t>
      </w:r>
      <w:r w:rsidR="003D5CBF">
        <w:t>s</w:t>
      </w:r>
      <w:r w:rsidR="00A9680A">
        <w:t>.</w:t>
      </w:r>
    </w:p>
    <w:p w14:paraId="36A0DC5C" w14:textId="54329388" w:rsidR="007564AF" w:rsidRDefault="007564AF" w:rsidP="00A9680A">
      <w:pPr>
        <w:ind w:firstLine="720"/>
      </w:pPr>
    </w:p>
    <w:p w14:paraId="2E3CC733" w14:textId="6CB2B00A" w:rsidR="007564AF" w:rsidRDefault="007564AF" w:rsidP="00A9680A"/>
    <w:p w14:paraId="1E185889" w14:textId="329AF1AF" w:rsidR="007564AF" w:rsidRDefault="00390FF3" w:rsidP="00A9680A">
      <w:r>
        <w:t>Karlee Bradley is a senior mathematics major at St. Edward’s University in Austin, TX. During her 8 week internship at NEON, made possible by the Institute of Interdisciplinary Science at St. Edward’s, she worked on creating this blog post after gathering information from NEON scientists while also creating the shiny app embedded in this post. Coming in, Karlee only had little previous R experience, but throughout her time with us, she gained the skills in creating interactive data visualizations through shiny with data from the NEON Data Portal. With a passion for spreading awareness about various social justice issues she’s learned about, Karlee wanted to create a human connection within this blog post</w:t>
      </w:r>
      <w:r w:rsidR="00C833C5">
        <w:t xml:space="preserve"> so that readers and users can understand the importance of looking at data to explore our changing ecosystems.</w:t>
      </w:r>
    </w:p>
    <w:p w14:paraId="7D368D87" w14:textId="30E074C5" w:rsidR="00C833C5" w:rsidRDefault="00C833C5" w:rsidP="00A9680A"/>
    <w:p w14:paraId="2DEC85CE" w14:textId="534C41F7" w:rsidR="00C833C5" w:rsidRDefault="00C833C5" w:rsidP="00A9680A">
      <w:r>
        <w:t>Want to gain the same skills Karlee has? Here are a few tutorial resources Karlee completed to create her shiny app:</w:t>
      </w:r>
    </w:p>
    <w:p w14:paraId="0A2C4B92" w14:textId="77777777" w:rsidR="00C833C5" w:rsidRDefault="00662792" w:rsidP="00C833C5">
      <w:pPr>
        <w:pStyle w:val="ListParagraph"/>
        <w:numPr>
          <w:ilvl w:val="0"/>
          <w:numId w:val="2"/>
        </w:numPr>
      </w:pPr>
      <w:hyperlink r:id="rId23" w:history="1">
        <w:r w:rsidR="00C833C5">
          <w:rPr>
            <w:rStyle w:val="Hyperlink"/>
          </w:rPr>
          <w:t>Installing R Studio</w:t>
        </w:r>
      </w:hyperlink>
    </w:p>
    <w:p w14:paraId="2F8B92C6" w14:textId="0B415898" w:rsidR="00C833C5" w:rsidRDefault="00662792" w:rsidP="00C833C5">
      <w:pPr>
        <w:pStyle w:val="ListParagraph"/>
        <w:numPr>
          <w:ilvl w:val="0"/>
          <w:numId w:val="2"/>
        </w:numPr>
      </w:pPr>
      <w:hyperlink r:id="rId24" w:history="1">
        <w:r w:rsidR="00C833C5" w:rsidRPr="00C833C5">
          <w:rPr>
            <w:rStyle w:val="Hyperlink"/>
          </w:rPr>
          <w:t>Getting Started with NEON Data: A Series of Data Tutorials</w:t>
        </w:r>
      </w:hyperlink>
    </w:p>
    <w:p w14:paraId="790D68E9" w14:textId="421CD788" w:rsidR="00C833C5" w:rsidRDefault="00662792" w:rsidP="00C833C5">
      <w:pPr>
        <w:pStyle w:val="ListParagraph"/>
        <w:numPr>
          <w:ilvl w:val="0"/>
          <w:numId w:val="2"/>
        </w:numPr>
      </w:pPr>
      <w:hyperlink r:id="rId25" w:history="1">
        <w:r w:rsidR="00C833C5">
          <w:rPr>
            <w:rStyle w:val="Hyperlink"/>
          </w:rPr>
          <w:t>Welcome to Shiny</w:t>
        </w:r>
      </w:hyperlink>
    </w:p>
    <w:p w14:paraId="678564DB" w14:textId="77777777" w:rsidR="00C833C5" w:rsidRDefault="00C833C5" w:rsidP="00C833C5">
      <w:pPr>
        <w:pStyle w:val="ListParagraph"/>
      </w:pPr>
    </w:p>
    <w:p w14:paraId="64F07324" w14:textId="77777777" w:rsidR="00C833C5" w:rsidRPr="00A9680A" w:rsidRDefault="00C833C5" w:rsidP="00C833C5">
      <w:pPr>
        <w:pStyle w:val="ListParagraph"/>
      </w:pPr>
    </w:p>
    <w:p w14:paraId="73023232" w14:textId="77777777" w:rsidR="004D3CDA" w:rsidRDefault="004D3CDA" w:rsidP="0098608E">
      <w:pPr>
        <w:ind w:firstLine="720"/>
        <w:rPr>
          <w:rFonts w:cstheme="minorHAnsi"/>
        </w:rPr>
      </w:pPr>
    </w:p>
    <w:p w14:paraId="742F2418" w14:textId="77777777" w:rsidR="0098608E" w:rsidRDefault="0098608E" w:rsidP="0098608E">
      <w:pPr>
        <w:ind w:firstLine="720"/>
        <w:rPr>
          <w:rFonts w:ascii="Calibri" w:hAnsi="Calibri" w:cs="Calibri"/>
          <w:color w:val="000000"/>
        </w:rPr>
      </w:pPr>
    </w:p>
    <w:p w14:paraId="190CB6A3" w14:textId="7144A9A4" w:rsidR="00E223CE" w:rsidRPr="00E223CE" w:rsidRDefault="00E223CE" w:rsidP="00292F2E"/>
    <w:sectPr w:rsidR="00E223CE" w:rsidRPr="00E223CE" w:rsidSect="00AF6C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eslie Goldman" w:date="2019-08-02T11:02:00Z" w:initials="LG">
    <w:p w14:paraId="77CACFE9" w14:textId="762CC6E9" w:rsidR="002D68A4" w:rsidRDefault="002D68A4">
      <w:pPr>
        <w:pStyle w:val="CommentText"/>
      </w:pPr>
      <w:r>
        <w:rPr>
          <w:rStyle w:val="CommentReference"/>
        </w:rPr>
        <w:annotationRef/>
      </w:r>
      <w:r>
        <w:t xml:space="preserve">I thought about it more yesterday and I think a tree makes more sense </w:t>
      </w:r>
      <w:r w:rsidR="00874405">
        <w:t>given the direction of the story and data presented.</w:t>
      </w:r>
    </w:p>
  </w:comment>
  <w:comment w:id="105" w:author="Leslie Goldman" w:date="2019-08-02T11:36:00Z" w:initials="LG">
    <w:p w14:paraId="43D54446" w14:textId="7F9AC5F4" w:rsidR="001931E4" w:rsidRDefault="001931E4">
      <w:pPr>
        <w:pStyle w:val="CommentText"/>
      </w:pPr>
      <w:r>
        <w:rPr>
          <w:rStyle w:val="CommentReference"/>
        </w:rPr>
        <w:annotationRef/>
      </w:r>
      <w:r>
        <w:t>Karlee, are you going to provide this graphic?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CACFE9" w15:done="0"/>
  <w15:commentEx w15:paraId="43D544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CACFE9" w16cid:durableId="20EE96B3"/>
  <w16cid:commentId w16cid:paraId="43D54446" w16cid:durableId="20EE9E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0722E"/>
    <w:multiLevelType w:val="hybridMultilevel"/>
    <w:tmpl w:val="9C4E0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102AFB"/>
    <w:multiLevelType w:val="hybridMultilevel"/>
    <w:tmpl w:val="9C5E4112"/>
    <w:lvl w:ilvl="0" w:tplc="95E02A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slie Goldman">
    <w15:presenceInfo w15:providerId="AD" w15:userId="S::lgoldman@battelleecology.org::72086e0e-ca65-43f6-b0c6-14284b2ca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F2E"/>
    <w:rsid w:val="00005D57"/>
    <w:rsid w:val="00020139"/>
    <w:rsid w:val="000271CD"/>
    <w:rsid w:val="0003172B"/>
    <w:rsid w:val="00050276"/>
    <w:rsid w:val="000E604F"/>
    <w:rsid w:val="00106CD9"/>
    <w:rsid w:val="00132CF9"/>
    <w:rsid w:val="001931E4"/>
    <w:rsid w:val="001E6F76"/>
    <w:rsid w:val="0028457C"/>
    <w:rsid w:val="00292F2E"/>
    <w:rsid w:val="002D68A4"/>
    <w:rsid w:val="002E6141"/>
    <w:rsid w:val="002F6FF9"/>
    <w:rsid w:val="00320D3E"/>
    <w:rsid w:val="0032441E"/>
    <w:rsid w:val="00324C3D"/>
    <w:rsid w:val="0033141C"/>
    <w:rsid w:val="003326E1"/>
    <w:rsid w:val="0035528C"/>
    <w:rsid w:val="00384A47"/>
    <w:rsid w:val="00390FF3"/>
    <w:rsid w:val="003A02AA"/>
    <w:rsid w:val="003A20C3"/>
    <w:rsid w:val="003D5CBF"/>
    <w:rsid w:val="00412E68"/>
    <w:rsid w:val="00420439"/>
    <w:rsid w:val="00431BA1"/>
    <w:rsid w:val="00472E68"/>
    <w:rsid w:val="00487EB3"/>
    <w:rsid w:val="004B309D"/>
    <w:rsid w:val="004D0F5B"/>
    <w:rsid w:val="004D3CDA"/>
    <w:rsid w:val="004F5C2A"/>
    <w:rsid w:val="00514749"/>
    <w:rsid w:val="0054302A"/>
    <w:rsid w:val="0059557D"/>
    <w:rsid w:val="005D2B71"/>
    <w:rsid w:val="00600580"/>
    <w:rsid w:val="006029D8"/>
    <w:rsid w:val="00662792"/>
    <w:rsid w:val="00667C92"/>
    <w:rsid w:val="006747D9"/>
    <w:rsid w:val="006B0A97"/>
    <w:rsid w:val="006B1150"/>
    <w:rsid w:val="006F168B"/>
    <w:rsid w:val="00745D39"/>
    <w:rsid w:val="007564AF"/>
    <w:rsid w:val="00767799"/>
    <w:rsid w:val="007865EB"/>
    <w:rsid w:val="007F38EC"/>
    <w:rsid w:val="007F42FE"/>
    <w:rsid w:val="008010A7"/>
    <w:rsid w:val="008112EA"/>
    <w:rsid w:val="00820C4A"/>
    <w:rsid w:val="0082223D"/>
    <w:rsid w:val="00842E91"/>
    <w:rsid w:val="00874405"/>
    <w:rsid w:val="008B1A1A"/>
    <w:rsid w:val="008C03F5"/>
    <w:rsid w:val="009129DB"/>
    <w:rsid w:val="00960040"/>
    <w:rsid w:val="0098608E"/>
    <w:rsid w:val="009B56B7"/>
    <w:rsid w:val="00A00DC0"/>
    <w:rsid w:val="00A22C80"/>
    <w:rsid w:val="00A61727"/>
    <w:rsid w:val="00A81721"/>
    <w:rsid w:val="00A9680A"/>
    <w:rsid w:val="00AC099B"/>
    <w:rsid w:val="00AF4327"/>
    <w:rsid w:val="00AF6C9B"/>
    <w:rsid w:val="00B2199C"/>
    <w:rsid w:val="00BD51E6"/>
    <w:rsid w:val="00BF4F63"/>
    <w:rsid w:val="00C833C5"/>
    <w:rsid w:val="00CD0BBC"/>
    <w:rsid w:val="00D00934"/>
    <w:rsid w:val="00D1442D"/>
    <w:rsid w:val="00D43A47"/>
    <w:rsid w:val="00D47025"/>
    <w:rsid w:val="00DC3B4C"/>
    <w:rsid w:val="00DF1757"/>
    <w:rsid w:val="00E223CE"/>
    <w:rsid w:val="00E41E28"/>
    <w:rsid w:val="00E73599"/>
    <w:rsid w:val="00EA36EA"/>
    <w:rsid w:val="00EA3D2F"/>
    <w:rsid w:val="00F5461B"/>
    <w:rsid w:val="00F71DE8"/>
    <w:rsid w:val="00F82930"/>
    <w:rsid w:val="00FA145F"/>
    <w:rsid w:val="00FA7C1F"/>
    <w:rsid w:val="00FB5837"/>
    <w:rsid w:val="00FE0D17"/>
    <w:rsid w:val="00FE4D33"/>
    <w:rsid w:val="00FF3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4BB2F"/>
  <w15:chartTrackingRefBased/>
  <w15:docId w15:val="{4255D167-3C96-234E-9D10-38FFDC2D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60040"/>
    <w:rPr>
      <w:sz w:val="16"/>
      <w:szCs w:val="16"/>
    </w:rPr>
  </w:style>
  <w:style w:type="paragraph" w:styleId="CommentText">
    <w:name w:val="annotation text"/>
    <w:basedOn w:val="Normal"/>
    <w:link w:val="CommentTextChar"/>
    <w:uiPriority w:val="99"/>
    <w:semiHidden/>
    <w:unhideWhenUsed/>
    <w:rsid w:val="00960040"/>
    <w:rPr>
      <w:sz w:val="20"/>
      <w:szCs w:val="20"/>
    </w:rPr>
  </w:style>
  <w:style w:type="character" w:customStyle="1" w:styleId="CommentTextChar">
    <w:name w:val="Comment Text Char"/>
    <w:basedOn w:val="DefaultParagraphFont"/>
    <w:link w:val="CommentText"/>
    <w:uiPriority w:val="99"/>
    <w:semiHidden/>
    <w:rsid w:val="00960040"/>
    <w:rPr>
      <w:sz w:val="20"/>
      <w:szCs w:val="20"/>
    </w:rPr>
  </w:style>
  <w:style w:type="paragraph" w:styleId="BalloonText">
    <w:name w:val="Balloon Text"/>
    <w:basedOn w:val="Normal"/>
    <w:link w:val="BalloonTextChar"/>
    <w:uiPriority w:val="99"/>
    <w:semiHidden/>
    <w:unhideWhenUsed/>
    <w:rsid w:val="009600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0040"/>
    <w:rPr>
      <w:rFonts w:ascii="Times New Roman" w:hAnsi="Times New Roman" w:cs="Times New Roman"/>
      <w:sz w:val="18"/>
      <w:szCs w:val="18"/>
    </w:rPr>
  </w:style>
  <w:style w:type="character" w:styleId="Hyperlink">
    <w:name w:val="Hyperlink"/>
    <w:basedOn w:val="DefaultParagraphFont"/>
    <w:uiPriority w:val="99"/>
    <w:unhideWhenUsed/>
    <w:rsid w:val="008C03F5"/>
    <w:rPr>
      <w:color w:val="0563C1" w:themeColor="hyperlink"/>
      <w:u w:val="single"/>
    </w:rPr>
  </w:style>
  <w:style w:type="character" w:styleId="UnresolvedMention">
    <w:name w:val="Unresolved Mention"/>
    <w:basedOn w:val="DefaultParagraphFont"/>
    <w:uiPriority w:val="99"/>
    <w:semiHidden/>
    <w:unhideWhenUsed/>
    <w:rsid w:val="008C03F5"/>
    <w:rPr>
      <w:color w:val="605E5C"/>
      <w:shd w:val="clear" w:color="auto" w:fill="E1DFDD"/>
    </w:rPr>
  </w:style>
  <w:style w:type="table" w:styleId="TableGrid">
    <w:name w:val="Table Grid"/>
    <w:basedOn w:val="TableNormal"/>
    <w:uiPriority w:val="39"/>
    <w:rsid w:val="00801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129DB"/>
    <w:rPr>
      <w:color w:val="954F72" w:themeColor="followedHyperlink"/>
      <w:u w:val="single"/>
    </w:rPr>
  </w:style>
  <w:style w:type="character" w:styleId="PlaceholderText">
    <w:name w:val="Placeholder Text"/>
    <w:basedOn w:val="DefaultParagraphFont"/>
    <w:uiPriority w:val="99"/>
    <w:semiHidden/>
    <w:rsid w:val="003A20C3"/>
    <w:rPr>
      <w:color w:val="808080"/>
    </w:rPr>
  </w:style>
  <w:style w:type="paragraph" w:styleId="Caption">
    <w:name w:val="caption"/>
    <w:basedOn w:val="Normal"/>
    <w:next w:val="Normal"/>
    <w:uiPriority w:val="35"/>
    <w:unhideWhenUsed/>
    <w:qFormat/>
    <w:rsid w:val="00FE0D17"/>
    <w:pPr>
      <w:spacing w:after="200"/>
    </w:pPr>
    <w:rPr>
      <w:i/>
      <w:iCs/>
      <w:color w:val="44546A" w:themeColor="text2"/>
      <w:sz w:val="18"/>
      <w:szCs w:val="18"/>
    </w:rPr>
  </w:style>
  <w:style w:type="paragraph" w:styleId="ListParagraph">
    <w:name w:val="List Paragraph"/>
    <w:basedOn w:val="Normal"/>
    <w:uiPriority w:val="34"/>
    <w:qFormat/>
    <w:rsid w:val="00C833C5"/>
    <w:pPr>
      <w:ind w:left="720"/>
      <w:contextualSpacing/>
    </w:pPr>
  </w:style>
  <w:style w:type="paragraph" w:styleId="CommentSubject">
    <w:name w:val="annotation subject"/>
    <w:basedOn w:val="CommentText"/>
    <w:next w:val="CommentText"/>
    <w:link w:val="CommentSubjectChar"/>
    <w:uiPriority w:val="99"/>
    <w:semiHidden/>
    <w:unhideWhenUsed/>
    <w:rsid w:val="002D68A4"/>
    <w:rPr>
      <w:b/>
      <w:bCs/>
    </w:rPr>
  </w:style>
  <w:style w:type="character" w:customStyle="1" w:styleId="CommentSubjectChar">
    <w:name w:val="Comment Subject Char"/>
    <w:basedOn w:val="CommentTextChar"/>
    <w:link w:val="CommentSubject"/>
    <w:uiPriority w:val="99"/>
    <w:semiHidden/>
    <w:rsid w:val="002D68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158471">
      <w:bodyDiv w:val="1"/>
      <w:marLeft w:val="0"/>
      <w:marRight w:val="0"/>
      <w:marTop w:val="0"/>
      <w:marBottom w:val="0"/>
      <w:divBdr>
        <w:top w:val="none" w:sz="0" w:space="0" w:color="auto"/>
        <w:left w:val="none" w:sz="0" w:space="0" w:color="auto"/>
        <w:bottom w:val="none" w:sz="0" w:space="0" w:color="auto"/>
        <w:right w:val="none" w:sz="0" w:space="0" w:color="auto"/>
      </w:divBdr>
    </w:div>
    <w:div w:id="486165967">
      <w:bodyDiv w:val="1"/>
      <w:marLeft w:val="0"/>
      <w:marRight w:val="0"/>
      <w:marTop w:val="0"/>
      <w:marBottom w:val="0"/>
      <w:divBdr>
        <w:top w:val="none" w:sz="0" w:space="0" w:color="auto"/>
        <w:left w:val="none" w:sz="0" w:space="0" w:color="auto"/>
        <w:bottom w:val="none" w:sz="0" w:space="0" w:color="auto"/>
        <w:right w:val="none" w:sz="0" w:space="0" w:color="auto"/>
      </w:divBdr>
    </w:div>
    <w:div w:id="1704666411">
      <w:bodyDiv w:val="1"/>
      <w:marLeft w:val="0"/>
      <w:marRight w:val="0"/>
      <w:marTop w:val="0"/>
      <w:marBottom w:val="0"/>
      <w:divBdr>
        <w:top w:val="none" w:sz="0" w:space="0" w:color="auto"/>
        <w:left w:val="none" w:sz="0" w:space="0" w:color="auto"/>
        <w:bottom w:val="none" w:sz="0" w:space="0" w:color="auto"/>
        <w:right w:val="none" w:sz="0" w:space="0" w:color="auto"/>
      </w:divBdr>
    </w:div>
    <w:div w:id="2050645263">
      <w:bodyDiv w:val="1"/>
      <w:marLeft w:val="0"/>
      <w:marRight w:val="0"/>
      <w:marTop w:val="0"/>
      <w:marBottom w:val="0"/>
      <w:divBdr>
        <w:top w:val="none" w:sz="0" w:space="0" w:color="auto"/>
        <w:left w:val="none" w:sz="0" w:space="0" w:color="auto"/>
        <w:bottom w:val="none" w:sz="0" w:space="0" w:color="auto"/>
        <w:right w:val="none" w:sz="0" w:space="0" w:color="auto"/>
      </w:divBdr>
    </w:div>
    <w:div w:id="210333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usanpn.org/data/forecasts/Gypsy_moth" TargetMode="External"/><Relationship Id="rId18" Type="http://schemas.openxmlformats.org/officeDocument/2006/relationships/hyperlink" Target="https://data.neonscience.org/data-product-view?dpCode=DP1.00002.00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image" Target="media/image3.jpeg"/><Relationship Id="rId17" Type="http://schemas.openxmlformats.org/officeDocument/2006/relationships/hyperlink" Target="https://data.neonscience.org/data-product-view?dpCode=DP1.10055.001" TargetMode="External"/><Relationship Id="rId25" Type="http://schemas.openxmlformats.org/officeDocument/2006/relationships/hyperlink" Target="https://shiny.rstudio.com/tutorial/written-tutorial/lesson1/" TargetMode="External"/><Relationship Id="rId2" Type="http://schemas.openxmlformats.org/officeDocument/2006/relationships/styles" Target="styles.xml"/><Relationship Id="rId16" Type="http://schemas.openxmlformats.org/officeDocument/2006/relationships/hyperlink" Target="https://data.neonscience.org/home" TargetMode="External"/><Relationship Id="rId20" Type="http://schemas.openxmlformats.org/officeDocument/2006/relationships/image" Target="media/image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commons.wikimedia.org/wiki/File:Gypsy_moth_caterpillar_eating_leaves.jpg" TargetMode="External"/><Relationship Id="rId24" Type="http://schemas.openxmlformats.org/officeDocument/2006/relationships/hyperlink" Target="https://www.neonscience.org/get-started-neon-series" TargetMode="Externa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hyperlink" Target="https://www.neonscience.org/setup-git-bash-rstudio"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phenocam.sr.unh.edu/webcam/sites/NEON.D01.HARV.DP1.00033/" TargetMode="External"/><Relationship Id="rId14" Type="http://schemas.openxmlformats.org/officeDocument/2006/relationships/image" Target="media/image4.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Karlee Bradley</dc:creator>
  <cp:keywords/>
  <dc:description/>
  <cp:lastModifiedBy>Leslie Goldman</cp:lastModifiedBy>
  <cp:revision>3</cp:revision>
  <dcterms:created xsi:type="dcterms:W3CDTF">2019-08-02T17:58:00Z</dcterms:created>
  <dcterms:modified xsi:type="dcterms:W3CDTF">2019-08-02T18:21:00Z</dcterms:modified>
</cp:coreProperties>
</file>